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9692" w14:textId="283697DE" w:rsidR="000826E8" w:rsidRPr="0028486E" w:rsidRDefault="000A0CC2" w:rsidP="0028486E">
      <w:pPr>
        <w:pStyle w:val="Title"/>
        <w:rPr>
          <w:sz w:val="28"/>
          <w:szCs w:val="28"/>
        </w:rPr>
      </w:pPr>
      <w:r w:rsidRPr="00BF4427">
        <w:rPr>
          <w:sz w:val="28"/>
          <w:szCs w:val="28"/>
        </w:rPr>
        <w:t xml:space="preserve">Data </w:t>
      </w:r>
      <w:r w:rsidR="00E9215A" w:rsidRPr="00BF4427">
        <w:rPr>
          <w:sz w:val="28"/>
          <w:szCs w:val="28"/>
        </w:rPr>
        <w:t>Life Cycles</w:t>
      </w:r>
      <w:r w:rsidRPr="00BF4427">
        <w:rPr>
          <w:sz w:val="28"/>
          <w:szCs w:val="28"/>
        </w:rPr>
        <w:t xml:space="preserve"> and Workflows</w:t>
      </w:r>
      <w:r w:rsidR="00E9215A" w:rsidRPr="00BF4427">
        <w:rPr>
          <w:sz w:val="28"/>
          <w:szCs w:val="28"/>
        </w:rPr>
        <w:t xml:space="preserve"> for </w:t>
      </w:r>
      <w:r w:rsidR="00C36D6F">
        <w:rPr>
          <w:sz w:val="28"/>
          <w:szCs w:val="28"/>
        </w:rPr>
        <w:t xml:space="preserve">the </w:t>
      </w:r>
      <w:r w:rsidR="00C92B91">
        <w:rPr>
          <w:sz w:val="28"/>
          <w:szCs w:val="28"/>
        </w:rPr>
        <w:t>Southern Colorado</w:t>
      </w:r>
      <w:r w:rsidR="00C36D6F">
        <w:rPr>
          <w:sz w:val="28"/>
          <w:szCs w:val="28"/>
        </w:rPr>
        <w:t xml:space="preserve"> Plateau Network (</w:t>
      </w:r>
      <w:proofErr w:type="gramStart"/>
      <w:r w:rsidR="00C36D6F">
        <w:rPr>
          <w:sz w:val="28"/>
          <w:szCs w:val="28"/>
        </w:rPr>
        <w:t>SCPN)</w:t>
      </w:r>
      <w:r w:rsidR="00C92B91">
        <w:rPr>
          <w:sz w:val="28"/>
          <w:szCs w:val="28"/>
        </w:rPr>
        <w:t xml:space="preserve"> </w:t>
      </w:r>
      <w:r w:rsidR="00C92B91" w:rsidRPr="00BF4427">
        <w:rPr>
          <w:sz w:val="28"/>
          <w:szCs w:val="28"/>
        </w:rPr>
        <w:t xml:space="preserve"> </w:t>
      </w:r>
      <w:r w:rsidR="00E9215A" w:rsidRPr="00BF4427">
        <w:rPr>
          <w:sz w:val="28"/>
          <w:szCs w:val="28"/>
        </w:rPr>
        <w:t>Vital</w:t>
      </w:r>
      <w:proofErr w:type="gramEnd"/>
      <w:r w:rsidR="00E9215A" w:rsidRPr="00BF4427">
        <w:rPr>
          <w:sz w:val="28"/>
          <w:szCs w:val="28"/>
        </w:rPr>
        <w:t xml:space="preserve"> </w:t>
      </w:r>
      <w:commentRangeStart w:id="0"/>
      <w:r w:rsidR="00E9215A" w:rsidRPr="00BF4427">
        <w:rPr>
          <w:sz w:val="28"/>
          <w:szCs w:val="28"/>
        </w:rPr>
        <w:t>Signs</w:t>
      </w:r>
      <w:commentRangeEnd w:id="0"/>
      <w:r w:rsidR="00940AFE">
        <w:rPr>
          <w:rStyle w:val="CommentReference"/>
          <w:rFonts w:asciiTheme="minorHAnsi" w:eastAsiaTheme="minorHAnsi" w:hAnsiTheme="minorHAnsi" w:cstheme="minorBidi"/>
          <w:spacing w:val="0"/>
          <w:kern w:val="2"/>
        </w:rPr>
        <w:commentReference w:id="0"/>
      </w:r>
    </w:p>
    <w:p w14:paraId="543BB429" w14:textId="77777777" w:rsidR="00C92B91" w:rsidRPr="00C92B91" w:rsidRDefault="00C92B91" w:rsidP="00C92B91"/>
    <w:sdt>
      <w:sdtPr>
        <w:rPr>
          <w:rFonts w:asciiTheme="minorHAnsi" w:eastAsiaTheme="minorEastAsia" w:hAnsiTheme="minorHAnsi" w:cstheme="minorBidi"/>
          <w:color w:val="auto"/>
          <w:kern w:val="2"/>
          <w:sz w:val="22"/>
          <w:szCs w:val="22"/>
          <w14:ligatures w14:val="standardContextual"/>
        </w:rPr>
        <w:id w:val="-1081669944"/>
        <w:docPartObj>
          <w:docPartGallery w:val="Table of Contents"/>
          <w:docPartUnique/>
        </w:docPartObj>
      </w:sdtPr>
      <w:sdtEndPr>
        <w:rPr>
          <w:b/>
          <w:bCs/>
          <w:noProof/>
          <w:sz w:val="24"/>
          <w:szCs w:val="24"/>
        </w:rPr>
      </w:sdtEndPr>
      <w:sdtContent>
        <w:p w14:paraId="5E991B1F" w14:textId="199E0F78" w:rsidR="00B54A05" w:rsidRDefault="00B54A05">
          <w:pPr>
            <w:pStyle w:val="TOCHeading"/>
          </w:pPr>
          <w:r>
            <w:t>Table of Contents</w:t>
          </w:r>
        </w:p>
        <w:p w14:paraId="47E1EF16" w14:textId="3D52ED52" w:rsidR="001F2395" w:rsidRDefault="00B54A05">
          <w:pPr>
            <w:pStyle w:val="TOC1"/>
            <w:tabs>
              <w:tab w:val="left" w:pos="440"/>
              <w:tab w:val="right" w:leader="dot" w:pos="12950"/>
            </w:tabs>
            <w:rPr>
              <w:rFonts w:eastAsiaTheme="minorEastAsia"/>
              <w:noProof/>
              <w:sz w:val="24"/>
              <w:szCs w:val="24"/>
            </w:rPr>
          </w:pPr>
          <w:r w:rsidRPr="00C92B91">
            <w:rPr>
              <w:sz w:val="24"/>
              <w:szCs w:val="24"/>
            </w:rPr>
            <w:fldChar w:fldCharType="begin"/>
          </w:r>
          <w:r w:rsidRPr="00C92B91">
            <w:rPr>
              <w:sz w:val="24"/>
              <w:szCs w:val="24"/>
            </w:rPr>
            <w:instrText xml:space="preserve"> TOC \o "1-3" \h \z \u </w:instrText>
          </w:r>
          <w:r w:rsidRPr="00C92B91">
            <w:rPr>
              <w:sz w:val="24"/>
              <w:szCs w:val="24"/>
            </w:rPr>
            <w:fldChar w:fldCharType="separate"/>
          </w:r>
          <w:hyperlink w:anchor="_Toc223422596" w:history="1">
            <w:r w:rsidR="001F2395" w:rsidRPr="00F90F43">
              <w:rPr>
                <w:rStyle w:val="Hyperlink"/>
                <w:noProof/>
              </w:rPr>
              <w:t>1</w:t>
            </w:r>
            <w:r w:rsidR="001F2395">
              <w:rPr>
                <w:rFonts w:eastAsiaTheme="minorEastAsia"/>
                <w:noProof/>
                <w:sz w:val="24"/>
                <w:szCs w:val="24"/>
              </w:rPr>
              <w:tab/>
            </w:r>
            <w:r w:rsidR="001F2395" w:rsidRPr="00F90F43">
              <w:rPr>
                <w:rStyle w:val="Hyperlink"/>
                <w:noProof/>
              </w:rPr>
              <w:t>Introduction</w:t>
            </w:r>
            <w:r w:rsidR="001F2395">
              <w:rPr>
                <w:noProof/>
                <w:webHidden/>
              </w:rPr>
              <w:tab/>
            </w:r>
            <w:r w:rsidR="001F2395">
              <w:rPr>
                <w:noProof/>
                <w:webHidden/>
              </w:rPr>
              <w:fldChar w:fldCharType="begin"/>
            </w:r>
            <w:r w:rsidR="001F2395">
              <w:rPr>
                <w:noProof/>
                <w:webHidden/>
              </w:rPr>
              <w:instrText xml:space="preserve"> PAGEREF _Toc223422596 \h </w:instrText>
            </w:r>
            <w:r w:rsidR="001F2395">
              <w:rPr>
                <w:noProof/>
                <w:webHidden/>
              </w:rPr>
            </w:r>
            <w:r w:rsidR="001F2395">
              <w:rPr>
                <w:noProof/>
                <w:webHidden/>
              </w:rPr>
              <w:fldChar w:fldCharType="separate"/>
            </w:r>
            <w:r w:rsidR="001F2395">
              <w:rPr>
                <w:noProof/>
                <w:webHidden/>
              </w:rPr>
              <w:t>3</w:t>
            </w:r>
            <w:r w:rsidR="001F2395">
              <w:rPr>
                <w:noProof/>
                <w:webHidden/>
              </w:rPr>
              <w:fldChar w:fldCharType="end"/>
            </w:r>
          </w:hyperlink>
        </w:p>
        <w:p w14:paraId="419DEEDE" w14:textId="5F574C20" w:rsidR="001F2395" w:rsidRDefault="001F2395">
          <w:pPr>
            <w:pStyle w:val="TOC1"/>
            <w:tabs>
              <w:tab w:val="left" w:pos="440"/>
              <w:tab w:val="right" w:leader="dot" w:pos="12950"/>
            </w:tabs>
            <w:rPr>
              <w:rFonts w:eastAsiaTheme="minorEastAsia"/>
              <w:noProof/>
              <w:sz w:val="24"/>
              <w:szCs w:val="24"/>
            </w:rPr>
          </w:pPr>
          <w:hyperlink w:anchor="_Toc223422597" w:history="1">
            <w:r w:rsidRPr="00F90F43">
              <w:rPr>
                <w:rStyle w:val="Hyperlink"/>
                <w:noProof/>
              </w:rPr>
              <w:t>2</w:t>
            </w:r>
            <w:r>
              <w:rPr>
                <w:rFonts w:eastAsiaTheme="minorEastAsia"/>
                <w:noProof/>
                <w:sz w:val="24"/>
                <w:szCs w:val="24"/>
              </w:rPr>
              <w:tab/>
            </w:r>
            <w:r w:rsidRPr="00F90F43">
              <w:rPr>
                <w:rStyle w:val="Hyperlink"/>
                <w:noProof/>
              </w:rPr>
              <w:t>Water Resources</w:t>
            </w:r>
            <w:r>
              <w:rPr>
                <w:noProof/>
                <w:webHidden/>
              </w:rPr>
              <w:tab/>
            </w:r>
            <w:r>
              <w:rPr>
                <w:noProof/>
                <w:webHidden/>
              </w:rPr>
              <w:fldChar w:fldCharType="begin"/>
            </w:r>
            <w:r>
              <w:rPr>
                <w:noProof/>
                <w:webHidden/>
              </w:rPr>
              <w:instrText xml:space="preserve"> PAGEREF _Toc223422597 \h </w:instrText>
            </w:r>
            <w:r>
              <w:rPr>
                <w:noProof/>
                <w:webHidden/>
              </w:rPr>
            </w:r>
            <w:r>
              <w:rPr>
                <w:noProof/>
                <w:webHidden/>
              </w:rPr>
              <w:fldChar w:fldCharType="separate"/>
            </w:r>
            <w:r>
              <w:rPr>
                <w:noProof/>
                <w:webHidden/>
              </w:rPr>
              <w:t>6</w:t>
            </w:r>
            <w:r>
              <w:rPr>
                <w:noProof/>
                <w:webHidden/>
              </w:rPr>
              <w:fldChar w:fldCharType="end"/>
            </w:r>
          </w:hyperlink>
        </w:p>
        <w:p w14:paraId="62E18640" w14:textId="15105CD9" w:rsidR="001F2395" w:rsidRDefault="001F2395">
          <w:pPr>
            <w:pStyle w:val="TOC2"/>
            <w:tabs>
              <w:tab w:val="left" w:pos="960"/>
              <w:tab w:val="right" w:leader="dot" w:pos="12950"/>
            </w:tabs>
            <w:rPr>
              <w:rFonts w:eastAsiaTheme="minorEastAsia"/>
              <w:noProof/>
              <w:sz w:val="24"/>
              <w:szCs w:val="24"/>
            </w:rPr>
          </w:pPr>
          <w:hyperlink w:anchor="_Toc223422598" w:history="1">
            <w:r w:rsidRPr="00F90F43">
              <w:rPr>
                <w:rStyle w:val="Hyperlink"/>
                <w:noProof/>
              </w:rPr>
              <w:t>2.1</w:t>
            </w:r>
            <w:r>
              <w:rPr>
                <w:rFonts w:eastAsiaTheme="minorEastAsia"/>
                <w:noProof/>
                <w:sz w:val="24"/>
                <w:szCs w:val="24"/>
              </w:rPr>
              <w:tab/>
            </w:r>
            <w:r w:rsidRPr="00F90F43">
              <w:rPr>
                <w:rStyle w:val="Hyperlink"/>
                <w:noProof/>
              </w:rPr>
              <w:t>Riparian (Alluvial Groundwater and Water Surface Flow)</w:t>
            </w:r>
            <w:r>
              <w:rPr>
                <w:noProof/>
                <w:webHidden/>
              </w:rPr>
              <w:tab/>
            </w:r>
            <w:r>
              <w:rPr>
                <w:noProof/>
                <w:webHidden/>
              </w:rPr>
              <w:fldChar w:fldCharType="begin"/>
            </w:r>
            <w:r>
              <w:rPr>
                <w:noProof/>
                <w:webHidden/>
              </w:rPr>
              <w:instrText xml:space="preserve"> PAGEREF _Toc223422598 \h </w:instrText>
            </w:r>
            <w:r>
              <w:rPr>
                <w:noProof/>
                <w:webHidden/>
              </w:rPr>
            </w:r>
            <w:r>
              <w:rPr>
                <w:noProof/>
                <w:webHidden/>
              </w:rPr>
              <w:fldChar w:fldCharType="separate"/>
            </w:r>
            <w:r>
              <w:rPr>
                <w:noProof/>
                <w:webHidden/>
              </w:rPr>
              <w:t>6</w:t>
            </w:r>
            <w:r>
              <w:rPr>
                <w:noProof/>
                <w:webHidden/>
              </w:rPr>
              <w:fldChar w:fldCharType="end"/>
            </w:r>
          </w:hyperlink>
        </w:p>
        <w:p w14:paraId="00E829A8" w14:textId="75BF1828" w:rsidR="001F2395" w:rsidRDefault="001F2395">
          <w:pPr>
            <w:pStyle w:val="TOC3"/>
            <w:tabs>
              <w:tab w:val="left" w:pos="1200"/>
              <w:tab w:val="right" w:leader="dot" w:pos="12950"/>
            </w:tabs>
            <w:rPr>
              <w:rFonts w:eastAsiaTheme="minorEastAsia"/>
              <w:noProof/>
              <w:sz w:val="24"/>
              <w:szCs w:val="24"/>
            </w:rPr>
          </w:pPr>
          <w:hyperlink w:anchor="_Toc223422599" w:history="1">
            <w:r w:rsidRPr="00F90F43">
              <w:rPr>
                <w:rStyle w:val="Hyperlink"/>
                <w:noProof/>
              </w:rPr>
              <w:t>2.1.1</w:t>
            </w:r>
            <w:r>
              <w:rPr>
                <w:rFonts w:eastAsiaTheme="minorEastAsia"/>
                <w:noProof/>
                <w:sz w:val="24"/>
                <w:szCs w:val="24"/>
              </w:rPr>
              <w:tab/>
            </w:r>
            <w:r w:rsidRPr="00F90F43">
              <w:rPr>
                <w:rStyle w:val="Hyperlink"/>
                <w:noProof/>
              </w:rPr>
              <w:t>Ideal Data Life Cycle for the Riparian protocol (Alluvial Groundwater and Water Surface Flow)</w:t>
            </w:r>
            <w:r>
              <w:rPr>
                <w:noProof/>
                <w:webHidden/>
              </w:rPr>
              <w:tab/>
            </w:r>
            <w:r>
              <w:rPr>
                <w:noProof/>
                <w:webHidden/>
              </w:rPr>
              <w:fldChar w:fldCharType="begin"/>
            </w:r>
            <w:r>
              <w:rPr>
                <w:noProof/>
                <w:webHidden/>
              </w:rPr>
              <w:instrText xml:space="preserve"> PAGEREF _Toc223422599 \h </w:instrText>
            </w:r>
            <w:r>
              <w:rPr>
                <w:noProof/>
                <w:webHidden/>
              </w:rPr>
            </w:r>
            <w:r>
              <w:rPr>
                <w:noProof/>
                <w:webHidden/>
              </w:rPr>
              <w:fldChar w:fldCharType="separate"/>
            </w:r>
            <w:r>
              <w:rPr>
                <w:noProof/>
                <w:webHidden/>
              </w:rPr>
              <w:t>6</w:t>
            </w:r>
            <w:r>
              <w:rPr>
                <w:noProof/>
                <w:webHidden/>
              </w:rPr>
              <w:fldChar w:fldCharType="end"/>
            </w:r>
          </w:hyperlink>
        </w:p>
        <w:p w14:paraId="6592D4CA" w14:textId="3200E1FE" w:rsidR="001F2395" w:rsidRDefault="001F2395">
          <w:pPr>
            <w:pStyle w:val="TOC3"/>
            <w:tabs>
              <w:tab w:val="left" w:pos="1200"/>
              <w:tab w:val="right" w:leader="dot" w:pos="12950"/>
            </w:tabs>
            <w:rPr>
              <w:rFonts w:eastAsiaTheme="minorEastAsia"/>
              <w:noProof/>
              <w:sz w:val="24"/>
              <w:szCs w:val="24"/>
            </w:rPr>
          </w:pPr>
          <w:hyperlink w:anchor="_Toc223422600" w:history="1">
            <w:r w:rsidRPr="00F90F43">
              <w:rPr>
                <w:rStyle w:val="Hyperlink"/>
                <w:noProof/>
              </w:rPr>
              <w:t>2.1.2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_Toc223422600 \h </w:instrText>
            </w:r>
            <w:r>
              <w:rPr>
                <w:noProof/>
                <w:webHidden/>
              </w:rPr>
            </w:r>
            <w:r>
              <w:rPr>
                <w:noProof/>
                <w:webHidden/>
              </w:rPr>
              <w:fldChar w:fldCharType="separate"/>
            </w:r>
            <w:r>
              <w:rPr>
                <w:noProof/>
                <w:webHidden/>
              </w:rPr>
              <w:t>6</w:t>
            </w:r>
            <w:r>
              <w:rPr>
                <w:noProof/>
                <w:webHidden/>
              </w:rPr>
              <w:fldChar w:fldCharType="end"/>
            </w:r>
          </w:hyperlink>
        </w:p>
        <w:p w14:paraId="4CFA4384" w14:textId="53BDADD6" w:rsidR="001F2395" w:rsidRDefault="001F2395">
          <w:pPr>
            <w:pStyle w:val="TOC3"/>
            <w:tabs>
              <w:tab w:val="left" w:pos="1200"/>
              <w:tab w:val="right" w:leader="dot" w:pos="12950"/>
            </w:tabs>
            <w:rPr>
              <w:rFonts w:eastAsiaTheme="minorEastAsia"/>
              <w:noProof/>
              <w:sz w:val="24"/>
              <w:szCs w:val="24"/>
            </w:rPr>
          </w:pPr>
          <w:hyperlink w:anchor="_Toc223422601" w:history="1">
            <w:r w:rsidRPr="00F90F43">
              <w:rPr>
                <w:rStyle w:val="Hyperlink"/>
                <w:noProof/>
              </w:rPr>
              <w:t>2.1.3</w:t>
            </w:r>
            <w:r>
              <w:rPr>
                <w:rFonts w:eastAsiaTheme="minorEastAsia"/>
                <w:noProof/>
                <w:sz w:val="24"/>
                <w:szCs w:val="24"/>
              </w:rPr>
              <w:tab/>
            </w:r>
            <w:r w:rsidRPr="00F90F43">
              <w:rPr>
                <w:rStyle w:val="Hyperlink"/>
                <w:noProof/>
              </w:rPr>
              <w:t>Brief status update</w:t>
            </w:r>
            <w:r>
              <w:rPr>
                <w:noProof/>
                <w:webHidden/>
              </w:rPr>
              <w:tab/>
            </w:r>
            <w:r>
              <w:rPr>
                <w:noProof/>
                <w:webHidden/>
              </w:rPr>
              <w:fldChar w:fldCharType="begin"/>
            </w:r>
            <w:r>
              <w:rPr>
                <w:noProof/>
                <w:webHidden/>
              </w:rPr>
              <w:instrText xml:space="preserve"> PAGEREF _Toc223422601 \h </w:instrText>
            </w:r>
            <w:r>
              <w:rPr>
                <w:noProof/>
                <w:webHidden/>
              </w:rPr>
            </w:r>
            <w:r>
              <w:rPr>
                <w:noProof/>
                <w:webHidden/>
              </w:rPr>
              <w:fldChar w:fldCharType="separate"/>
            </w:r>
            <w:r>
              <w:rPr>
                <w:noProof/>
                <w:webHidden/>
              </w:rPr>
              <w:t>9</w:t>
            </w:r>
            <w:r>
              <w:rPr>
                <w:noProof/>
                <w:webHidden/>
              </w:rPr>
              <w:fldChar w:fldCharType="end"/>
            </w:r>
          </w:hyperlink>
        </w:p>
        <w:p w14:paraId="37FD071B" w14:textId="003602BA" w:rsidR="001F2395" w:rsidRDefault="001F2395">
          <w:pPr>
            <w:pStyle w:val="TOC2"/>
            <w:tabs>
              <w:tab w:val="left" w:pos="960"/>
              <w:tab w:val="right" w:leader="dot" w:pos="12950"/>
            </w:tabs>
            <w:rPr>
              <w:rFonts w:eastAsiaTheme="minorEastAsia"/>
              <w:noProof/>
              <w:sz w:val="24"/>
              <w:szCs w:val="24"/>
            </w:rPr>
          </w:pPr>
          <w:hyperlink w:anchor="_Toc223422602" w:history="1">
            <w:r w:rsidRPr="00F90F43">
              <w:rPr>
                <w:rStyle w:val="Hyperlink"/>
                <w:noProof/>
              </w:rPr>
              <w:t>2.2</w:t>
            </w:r>
            <w:r>
              <w:rPr>
                <w:rFonts w:eastAsiaTheme="minorEastAsia"/>
                <w:noProof/>
                <w:sz w:val="24"/>
                <w:szCs w:val="24"/>
              </w:rPr>
              <w:tab/>
            </w:r>
            <w:r w:rsidRPr="00F90F43">
              <w:rPr>
                <w:rStyle w:val="Hyperlink"/>
                <w:noProof/>
              </w:rPr>
              <w:t>Water Quality</w:t>
            </w:r>
            <w:r>
              <w:rPr>
                <w:noProof/>
                <w:webHidden/>
              </w:rPr>
              <w:tab/>
            </w:r>
            <w:r>
              <w:rPr>
                <w:noProof/>
                <w:webHidden/>
              </w:rPr>
              <w:fldChar w:fldCharType="begin"/>
            </w:r>
            <w:r>
              <w:rPr>
                <w:noProof/>
                <w:webHidden/>
              </w:rPr>
              <w:instrText xml:space="preserve"> PAGEREF _Toc223422602 \h </w:instrText>
            </w:r>
            <w:r>
              <w:rPr>
                <w:noProof/>
                <w:webHidden/>
              </w:rPr>
            </w:r>
            <w:r>
              <w:rPr>
                <w:noProof/>
                <w:webHidden/>
              </w:rPr>
              <w:fldChar w:fldCharType="separate"/>
            </w:r>
            <w:r>
              <w:rPr>
                <w:noProof/>
                <w:webHidden/>
              </w:rPr>
              <w:t>10</w:t>
            </w:r>
            <w:r>
              <w:rPr>
                <w:noProof/>
                <w:webHidden/>
              </w:rPr>
              <w:fldChar w:fldCharType="end"/>
            </w:r>
          </w:hyperlink>
        </w:p>
        <w:p w14:paraId="01065CB9" w14:textId="08CCDC86" w:rsidR="001F2395" w:rsidRDefault="001F2395">
          <w:pPr>
            <w:pStyle w:val="TOC3"/>
            <w:tabs>
              <w:tab w:val="left" w:pos="1200"/>
              <w:tab w:val="right" w:leader="dot" w:pos="12950"/>
            </w:tabs>
            <w:rPr>
              <w:rFonts w:eastAsiaTheme="minorEastAsia"/>
              <w:noProof/>
              <w:sz w:val="24"/>
              <w:szCs w:val="24"/>
            </w:rPr>
          </w:pPr>
          <w:hyperlink w:anchor="_Toc223422603" w:history="1">
            <w:r w:rsidRPr="00F90F43">
              <w:rPr>
                <w:rStyle w:val="Hyperlink"/>
                <w:noProof/>
              </w:rPr>
              <w:t>2.2.1</w:t>
            </w:r>
            <w:r>
              <w:rPr>
                <w:rFonts w:eastAsiaTheme="minorEastAsia"/>
                <w:noProof/>
                <w:sz w:val="24"/>
                <w:szCs w:val="24"/>
              </w:rPr>
              <w:tab/>
            </w:r>
            <w:r w:rsidRPr="00F90F43">
              <w:rPr>
                <w:rStyle w:val="Hyperlink"/>
                <w:noProof/>
              </w:rPr>
              <w:t>Ideal Data Life Cycle for Water Quality</w:t>
            </w:r>
            <w:r>
              <w:rPr>
                <w:noProof/>
                <w:webHidden/>
              </w:rPr>
              <w:tab/>
            </w:r>
            <w:r>
              <w:rPr>
                <w:noProof/>
                <w:webHidden/>
              </w:rPr>
              <w:fldChar w:fldCharType="begin"/>
            </w:r>
            <w:r>
              <w:rPr>
                <w:noProof/>
                <w:webHidden/>
              </w:rPr>
              <w:instrText xml:space="preserve"> PAGEREF _Toc223422603 \h </w:instrText>
            </w:r>
            <w:r>
              <w:rPr>
                <w:noProof/>
                <w:webHidden/>
              </w:rPr>
            </w:r>
            <w:r>
              <w:rPr>
                <w:noProof/>
                <w:webHidden/>
              </w:rPr>
              <w:fldChar w:fldCharType="separate"/>
            </w:r>
            <w:r>
              <w:rPr>
                <w:noProof/>
                <w:webHidden/>
              </w:rPr>
              <w:t>10</w:t>
            </w:r>
            <w:r>
              <w:rPr>
                <w:noProof/>
                <w:webHidden/>
              </w:rPr>
              <w:fldChar w:fldCharType="end"/>
            </w:r>
          </w:hyperlink>
        </w:p>
        <w:p w14:paraId="6C1FC460" w14:textId="20E73D93" w:rsidR="001F2395" w:rsidRDefault="001F2395">
          <w:pPr>
            <w:pStyle w:val="TOC3"/>
            <w:tabs>
              <w:tab w:val="left" w:pos="1200"/>
              <w:tab w:val="right" w:leader="dot" w:pos="12950"/>
            </w:tabs>
            <w:rPr>
              <w:rFonts w:eastAsiaTheme="minorEastAsia"/>
              <w:noProof/>
              <w:sz w:val="24"/>
              <w:szCs w:val="24"/>
            </w:rPr>
          </w:pPr>
          <w:hyperlink w:anchor="_Toc223422604" w:history="1">
            <w:r w:rsidRPr="00F90F43">
              <w:rPr>
                <w:rStyle w:val="Hyperlink"/>
                <w:noProof/>
              </w:rPr>
              <w:t>2.2.2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_Toc223422604 \h </w:instrText>
            </w:r>
            <w:r>
              <w:rPr>
                <w:noProof/>
                <w:webHidden/>
              </w:rPr>
            </w:r>
            <w:r>
              <w:rPr>
                <w:noProof/>
                <w:webHidden/>
              </w:rPr>
              <w:fldChar w:fldCharType="separate"/>
            </w:r>
            <w:r>
              <w:rPr>
                <w:noProof/>
                <w:webHidden/>
              </w:rPr>
              <w:t>11</w:t>
            </w:r>
            <w:r>
              <w:rPr>
                <w:noProof/>
                <w:webHidden/>
              </w:rPr>
              <w:fldChar w:fldCharType="end"/>
            </w:r>
          </w:hyperlink>
        </w:p>
        <w:p w14:paraId="19BD864C" w14:textId="3016D3DE" w:rsidR="001F2395" w:rsidRDefault="001F2395">
          <w:pPr>
            <w:pStyle w:val="TOC2"/>
            <w:tabs>
              <w:tab w:val="left" w:pos="960"/>
              <w:tab w:val="right" w:leader="dot" w:pos="12950"/>
            </w:tabs>
            <w:rPr>
              <w:rFonts w:eastAsiaTheme="minorEastAsia"/>
              <w:noProof/>
              <w:sz w:val="24"/>
              <w:szCs w:val="24"/>
            </w:rPr>
          </w:pPr>
          <w:hyperlink w:anchor="_Toc223422605" w:history="1">
            <w:r w:rsidRPr="00F90F43">
              <w:rPr>
                <w:rStyle w:val="Hyperlink"/>
                <w:noProof/>
              </w:rPr>
              <w:t>2.3</w:t>
            </w:r>
            <w:r>
              <w:rPr>
                <w:rFonts w:eastAsiaTheme="minorEastAsia"/>
                <w:noProof/>
                <w:sz w:val="24"/>
                <w:szCs w:val="24"/>
              </w:rPr>
              <w:tab/>
            </w:r>
            <w:r w:rsidRPr="00F90F43">
              <w:rPr>
                <w:rStyle w:val="Hyperlink"/>
                <w:noProof/>
              </w:rPr>
              <w:t>Aquatic Macroinvertebrates</w:t>
            </w:r>
            <w:r>
              <w:rPr>
                <w:noProof/>
                <w:webHidden/>
              </w:rPr>
              <w:tab/>
            </w:r>
            <w:r>
              <w:rPr>
                <w:noProof/>
                <w:webHidden/>
              </w:rPr>
              <w:fldChar w:fldCharType="begin"/>
            </w:r>
            <w:r>
              <w:rPr>
                <w:noProof/>
                <w:webHidden/>
              </w:rPr>
              <w:instrText xml:space="preserve"> PAGEREF _Toc223422605 \h </w:instrText>
            </w:r>
            <w:r>
              <w:rPr>
                <w:noProof/>
                <w:webHidden/>
              </w:rPr>
            </w:r>
            <w:r>
              <w:rPr>
                <w:noProof/>
                <w:webHidden/>
              </w:rPr>
              <w:fldChar w:fldCharType="separate"/>
            </w:r>
            <w:r>
              <w:rPr>
                <w:noProof/>
                <w:webHidden/>
              </w:rPr>
              <w:t>14</w:t>
            </w:r>
            <w:r>
              <w:rPr>
                <w:noProof/>
                <w:webHidden/>
              </w:rPr>
              <w:fldChar w:fldCharType="end"/>
            </w:r>
          </w:hyperlink>
        </w:p>
        <w:p w14:paraId="16D5D486" w14:textId="598BDAA9" w:rsidR="001F2395" w:rsidRDefault="001F2395">
          <w:pPr>
            <w:pStyle w:val="TOC3"/>
            <w:tabs>
              <w:tab w:val="left" w:pos="1200"/>
              <w:tab w:val="right" w:leader="dot" w:pos="12950"/>
            </w:tabs>
            <w:rPr>
              <w:rFonts w:eastAsiaTheme="minorEastAsia"/>
              <w:noProof/>
              <w:sz w:val="24"/>
              <w:szCs w:val="24"/>
            </w:rPr>
          </w:pPr>
          <w:hyperlink w:anchor="_Toc223422606" w:history="1">
            <w:r w:rsidRPr="00F90F43">
              <w:rPr>
                <w:rStyle w:val="Hyperlink"/>
                <w:noProof/>
              </w:rPr>
              <w:t>2.3.1</w:t>
            </w:r>
            <w:r>
              <w:rPr>
                <w:rFonts w:eastAsiaTheme="minorEastAsia"/>
                <w:noProof/>
                <w:sz w:val="24"/>
                <w:szCs w:val="24"/>
              </w:rPr>
              <w:tab/>
            </w:r>
            <w:r w:rsidRPr="00F90F43">
              <w:rPr>
                <w:rStyle w:val="Hyperlink"/>
                <w:noProof/>
              </w:rPr>
              <w:t>Ideal Data Life Cycle for Aquatic Macroinvertebrates</w:t>
            </w:r>
            <w:r>
              <w:rPr>
                <w:noProof/>
                <w:webHidden/>
              </w:rPr>
              <w:tab/>
            </w:r>
            <w:r>
              <w:rPr>
                <w:noProof/>
                <w:webHidden/>
              </w:rPr>
              <w:fldChar w:fldCharType="begin"/>
            </w:r>
            <w:r>
              <w:rPr>
                <w:noProof/>
                <w:webHidden/>
              </w:rPr>
              <w:instrText xml:space="preserve"> PAGEREF _Toc223422606 \h </w:instrText>
            </w:r>
            <w:r>
              <w:rPr>
                <w:noProof/>
                <w:webHidden/>
              </w:rPr>
            </w:r>
            <w:r>
              <w:rPr>
                <w:noProof/>
                <w:webHidden/>
              </w:rPr>
              <w:fldChar w:fldCharType="separate"/>
            </w:r>
            <w:r>
              <w:rPr>
                <w:noProof/>
                <w:webHidden/>
              </w:rPr>
              <w:t>14</w:t>
            </w:r>
            <w:r>
              <w:rPr>
                <w:noProof/>
                <w:webHidden/>
              </w:rPr>
              <w:fldChar w:fldCharType="end"/>
            </w:r>
          </w:hyperlink>
        </w:p>
        <w:p w14:paraId="2446D406" w14:textId="5B956219" w:rsidR="001F2395" w:rsidRDefault="001F2395">
          <w:pPr>
            <w:pStyle w:val="TOC3"/>
            <w:tabs>
              <w:tab w:val="left" w:pos="1200"/>
              <w:tab w:val="right" w:leader="dot" w:pos="12950"/>
            </w:tabs>
            <w:rPr>
              <w:rFonts w:eastAsiaTheme="minorEastAsia"/>
              <w:noProof/>
              <w:sz w:val="24"/>
              <w:szCs w:val="24"/>
            </w:rPr>
          </w:pPr>
          <w:hyperlink w:anchor="_Toc223422607" w:history="1">
            <w:r w:rsidRPr="00F90F43">
              <w:rPr>
                <w:rStyle w:val="Hyperlink"/>
                <w:noProof/>
              </w:rPr>
              <w:t>2.3.2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_Toc223422607 \h </w:instrText>
            </w:r>
            <w:r>
              <w:rPr>
                <w:noProof/>
                <w:webHidden/>
              </w:rPr>
            </w:r>
            <w:r>
              <w:rPr>
                <w:noProof/>
                <w:webHidden/>
              </w:rPr>
              <w:fldChar w:fldCharType="separate"/>
            </w:r>
            <w:r>
              <w:rPr>
                <w:noProof/>
                <w:webHidden/>
              </w:rPr>
              <w:t>15</w:t>
            </w:r>
            <w:r>
              <w:rPr>
                <w:noProof/>
                <w:webHidden/>
              </w:rPr>
              <w:fldChar w:fldCharType="end"/>
            </w:r>
          </w:hyperlink>
        </w:p>
        <w:p w14:paraId="4C40BEA0" w14:textId="3B17239B" w:rsidR="001F2395" w:rsidRDefault="001F2395">
          <w:pPr>
            <w:pStyle w:val="TOC1"/>
            <w:tabs>
              <w:tab w:val="left" w:pos="440"/>
              <w:tab w:val="right" w:leader="dot" w:pos="12950"/>
            </w:tabs>
            <w:rPr>
              <w:rFonts w:eastAsiaTheme="minorEastAsia"/>
              <w:noProof/>
              <w:sz w:val="24"/>
              <w:szCs w:val="24"/>
            </w:rPr>
          </w:pPr>
          <w:hyperlink w:anchor="_Toc223422608" w:history="1">
            <w:r w:rsidRPr="00F90F43">
              <w:rPr>
                <w:rStyle w:val="Hyperlink"/>
                <w:noProof/>
              </w:rPr>
              <w:t>3</w:t>
            </w:r>
            <w:r>
              <w:rPr>
                <w:rFonts w:eastAsiaTheme="minorEastAsia"/>
                <w:noProof/>
                <w:sz w:val="24"/>
                <w:szCs w:val="24"/>
              </w:rPr>
              <w:tab/>
            </w:r>
            <w:r w:rsidRPr="00F90F43">
              <w:rPr>
                <w:rStyle w:val="Hyperlink"/>
                <w:noProof/>
              </w:rPr>
              <w:t>Birds</w:t>
            </w:r>
            <w:r>
              <w:rPr>
                <w:noProof/>
                <w:webHidden/>
              </w:rPr>
              <w:tab/>
            </w:r>
            <w:r>
              <w:rPr>
                <w:noProof/>
                <w:webHidden/>
              </w:rPr>
              <w:fldChar w:fldCharType="begin"/>
            </w:r>
            <w:r>
              <w:rPr>
                <w:noProof/>
                <w:webHidden/>
              </w:rPr>
              <w:instrText xml:space="preserve"> PAGEREF _Toc223422608 \h </w:instrText>
            </w:r>
            <w:r>
              <w:rPr>
                <w:noProof/>
                <w:webHidden/>
              </w:rPr>
            </w:r>
            <w:r>
              <w:rPr>
                <w:noProof/>
                <w:webHidden/>
              </w:rPr>
              <w:fldChar w:fldCharType="separate"/>
            </w:r>
            <w:r>
              <w:rPr>
                <w:noProof/>
                <w:webHidden/>
              </w:rPr>
              <w:t>17</w:t>
            </w:r>
            <w:r>
              <w:rPr>
                <w:noProof/>
                <w:webHidden/>
              </w:rPr>
              <w:fldChar w:fldCharType="end"/>
            </w:r>
          </w:hyperlink>
        </w:p>
        <w:p w14:paraId="6ADDCECC" w14:textId="6AE1EE8F" w:rsidR="001F2395" w:rsidRDefault="001F2395">
          <w:pPr>
            <w:pStyle w:val="TOC2"/>
            <w:tabs>
              <w:tab w:val="left" w:pos="960"/>
              <w:tab w:val="right" w:leader="dot" w:pos="12950"/>
            </w:tabs>
            <w:rPr>
              <w:rFonts w:eastAsiaTheme="minorEastAsia"/>
              <w:noProof/>
              <w:sz w:val="24"/>
              <w:szCs w:val="24"/>
            </w:rPr>
          </w:pPr>
          <w:hyperlink w:anchor="_Toc223422609" w:history="1">
            <w:r w:rsidRPr="00F90F43">
              <w:rPr>
                <w:rStyle w:val="Hyperlink"/>
                <w:noProof/>
              </w:rPr>
              <w:t>3.1</w:t>
            </w:r>
            <w:r>
              <w:rPr>
                <w:rFonts w:eastAsiaTheme="minorEastAsia"/>
                <w:noProof/>
                <w:sz w:val="24"/>
                <w:szCs w:val="24"/>
              </w:rPr>
              <w:tab/>
            </w:r>
            <w:r w:rsidRPr="00F90F43">
              <w:rPr>
                <w:rStyle w:val="Hyperlink"/>
                <w:noProof/>
              </w:rPr>
              <w:t>Ideal Data Life Cycle for Birds</w:t>
            </w:r>
            <w:r>
              <w:rPr>
                <w:noProof/>
                <w:webHidden/>
              </w:rPr>
              <w:tab/>
            </w:r>
            <w:r>
              <w:rPr>
                <w:noProof/>
                <w:webHidden/>
              </w:rPr>
              <w:fldChar w:fldCharType="begin"/>
            </w:r>
            <w:r>
              <w:rPr>
                <w:noProof/>
                <w:webHidden/>
              </w:rPr>
              <w:instrText xml:space="preserve"> PAGEREF _Toc223422609 \h </w:instrText>
            </w:r>
            <w:r>
              <w:rPr>
                <w:noProof/>
                <w:webHidden/>
              </w:rPr>
            </w:r>
            <w:r>
              <w:rPr>
                <w:noProof/>
                <w:webHidden/>
              </w:rPr>
              <w:fldChar w:fldCharType="separate"/>
            </w:r>
            <w:r>
              <w:rPr>
                <w:noProof/>
                <w:webHidden/>
              </w:rPr>
              <w:t>17</w:t>
            </w:r>
            <w:r>
              <w:rPr>
                <w:noProof/>
                <w:webHidden/>
              </w:rPr>
              <w:fldChar w:fldCharType="end"/>
            </w:r>
          </w:hyperlink>
        </w:p>
        <w:p w14:paraId="5A535DAC" w14:textId="59D23992" w:rsidR="001F2395" w:rsidRDefault="001F2395">
          <w:pPr>
            <w:pStyle w:val="TOC2"/>
            <w:tabs>
              <w:tab w:val="left" w:pos="960"/>
              <w:tab w:val="right" w:leader="dot" w:pos="12950"/>
            </w:tabs>
            <w:rPr>
              <w:rFonts w:eastAsiaTheme="minorEastAsia"/>
              <w:noProof/>
              <w:sz w:val="24"/>
              <w:szCs w:val="24"/>
            </w:rPr>
          </w:pPr>
          <w:hyperlink w:anchor="_Toc223422610" w:history="1">
            <w:r w:rsidRPr="00F90F43">
              <w:rPr>
                <w:rStyle w:val="Hyperlink"/>
                <w:noProof/>
              </w:rPr>
              <w:t>3.2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_Toc223422610 \h </w:instrText>
            </w:r>
            <w:r>
              <w:rPr>
                <w:noProof/>
                <w:webHidden/>
              </w:rPr>
            </w:r>
            <w:r>
              <w:rPr>
                <w:noProof/>
                <w:webHidden/>
              </w:rPr>
              <w:fldChar w:fldCharType="separate"/>
            </w:r>
            <w:r>
              <w:rPr>
                <w:noProof/>
                <w:webHidden/>
              </w:rPr>
              <w:t>18</w:t>
            </w:r>
            <w:r>
              <w:rPr>
                <w:noProof/>
                <w:webHidden/>
              </w:rPr>
              <w:fldChar w:fldCharType="end"/>
            </w:r>
          </w:hyperlink>
        </w:p>
        <w:p w14:paraId="4B3D692C" w14:textId="610D0B14" w:rsidR="001F2395" w:rsidRDefault="001F2395">
          <w:pPr>
            <w:pStyle w:val="TOC3"/>
            <w:tabs>
              <w:tab w:val="left" w:pos="1200"/>
              <w:tab w:val="right" w:leader="dot" w:pos="12950"/>
            </w:tabs>
            <w:rPr>
              <w:rFonts w:eastAsiaTheme="minorEastAsia"/>
              <w:noProof/>
              <w:sz w:val="24"/>
              <w:szCs w:val="24"/>
            </w:rPr>
          </w:pPr>
          <w:hyperlink w:anchor="_Toc223422611" w:history="1">
            <w:r w:rsidRPr="00F90F43">
              <w:rPr>
                <w:rStyle w:val="Hyperlink"/>
                <w:noProof/>
              </w:rPr>
              <w:t>3.2.1</w:t>
            </w:r>
            <w:r>
              <w:rPr>
                <w:rFonts w:eastAsiaTheme="minorEastAsia"/>
                <w:noProof/>
                <w:sz w:val="24"/>
                <w:szCs w:val="24"/>
              </w:rPr>
              <w:tab/>
            </w:r>
            <w:r w:rsidRPr="00F90F43">
              <w:rPr>
                <w:rStyle w:val="Hyperlink"/>
                <w:noProof/>
              </w:rPr>
              <w:t>Data collection and preparation</w:t>
            </w:r>
            <w:r>
              <w:rPr>
                <w:noProof/>
                <w:webHidden/>
              </w:rPr>
              <w:tab/>
            </w:r>
            <w:r>
              <w:rPr>
                <w:noProof/>
                <w:webHidden/>
              </w:rPr>
              <w:fldChar w:fldCharType="begin"/>
            </w:r>
            <w:r>
              <w:rPr>
                <w:noProof/>
                <w:webHidden/>
              </w:rPr>
              <w:instrText xml:space="preserve"> PAGEREF _Toc223422611 \h </w:instrText>
            </w:r>
            <w:r>
              <w:rPr>
                <w:noProof/>
                <w:webHidden/>
              </w:rPr>
            </w:r>
            <w:r>
              <w:rPr>
                <w:noProof/>
                <w:webHidden/>
              </w:rPr>
              <w:fldChar w:fldCharType="separate"/>
            </w:r>
            <w:r>
              <w:rPr>
                <w:noProof/>
                <w:webHidden/>
              </w:rPr>
              <w:t>18</w:t>
            </w:r>
            <w:r>
              <w:rPr>
                <w:noProof/>
                <w:webHidden/>
              </w:rPr>
              <w:fldChar w:fldCharType="end"/>
            </w:r>
          </w:hyperlink>
        </w:p>
        <w:p w14:paraId="0DF8A716" w14:textId="56CF2E2A" w:rsidR="001F2395" w:rsidRDefault="001F2395">
          <w:pPr>
            <w:pStyle w:val="TOC3"/>
            <w:tabs>
              <w:tab w:val="left" w:pos="1200"/>
              <w:tab w:val="right" w:leader="dot" w:pos="12950"/>
            </w:tabs>
            <w:rPr>
              <w:rFonts w:eastAsiaTheme="minorEastAsia"/>
              <w:noProof/>
              <w:sz w:val="24"/>
              <w:szCs w:val="24"/>
            </w:rPr>
          </w:pPr>
          <w:hyperlink w:anchor="_Toc223422612" w:history="1">
            <w:r w:rsidRPr="00F90F43">
              <w:rPr>
                <w:rStyle w:val="Hyperlink"/>
                <w:noProof/>
              </w:rPr>
              <w:t>3.2.2</w:t>
            </w:r>
            <w:r>
              <w:rPr>
                <w:rFonts w:eastAsiaTheme="minorEastAsia"/>
                <w:noProof/>
                <w:sz w:val="24"/>
                <w:szCs w:val="24"/>
              </w:rPr>
              <w:tab/>
            </w:r>
            <w:r w:rsidRPr="00F90F43">
              <w:rPr>
                <w:rStyle w:val="Hyperlink"/>
                <w:noProof/>
              </w:rPr>
              <w:t>Data processing</w:t>
            </w:r>
            <w:r>
              <w:rPr>
                <w:noProof/>
                <w:webHidden/>
              </w:rPr>
              <w:tab/>
            </w:r>
            <w:r>
              <w:rPr>
                <w:noProof/>
                <w:webHidden/>
              </w:rPr>
              <w:fldChar w:fldCharType="begin"/>
            </w:r>
            <w:r>
              <w:rPr>
                <w:noProof/>
                <w:webHidden/>
              </w:rPr>
              <w:instrText xml:space="preserve"> PAGEREF _Toc223422612 \h </w:instrText>
            </w:r>
            <w:r>
              <w:rPr>
                <w:noProof/>
                <w:webHidden/>
              </w:rPr>
            </w:r>
            <w:r>
              <w:rPr>
                <w:noProof/>
                <w:webHidden/>
              </w:rPr>
              <w:fldChar w:fldCharType="separate"/>
            </w:r>
            <w:r>
              <w:rPr>
                <w:noProof/>
                <w:webHidden/>
              </w:rPr>
              <w:t>19</w:t>
            </w:r>
            <w:r>
              <w:rPr>
                <w:noProof/>
                <w:webHidden/>
              </w:rPr>
              <w:fldChar w:fldCharType="end"/>
            </w:r>
          </w:hyperlink>
        </w:p>
        <w:p w14:paraId="172EB243" w14:textId="3A0CC9C5" w:rsidR="001F2395" w:rsidRDefault="001F2395">
          <w:pPr>
            <w:pStyle w:val="TOC3"/>
            <w:tabs>
              <w:tab w:val="left" w:pos="1200"/>
              <w:tab w:val="right" w:leader="dot" w:pos="12950"/>
            </w:tabs>
            <w:rPr>
              <w:rFonts w:eastAsiaTheme="minorEastAsia"/>
              <w:noProof/>
              <w:sz w:val="24"/>
              <w:szCs w:val="24"/>
            </w:rPr>
          </w:pPr>
          <w:hyperlink w:anchor="_Toc223422613" w:history="1">
            <w:r w:rsidRPr="00F90F43">
              <w:rPr>
                <w:rStyle w:val="Hyperlink"/>
                <w:noProof/>
              </w:rPr>
              <w:t>3.2.3</w:t>
            </w:r>
            <w:r>
              <w:rPr>
                <w:rFonts w:eastAsiaTheme="minorEastAsia"/>
                <w:noProof/>
                <w:sz w:val="24"/>
                <w:szCs w:val="24"/>
              </w:rPr>
              <w:tab/>
            </w:r>
            <w:r w:rsidRPr="00F90F43">
              <w:rPr>
                <w:rStyle w:val="Hyperlink"/>
                <w:noProof/>
              </w:rPr>
              <w:t>Data analysis, reporting, and publication</w:t>
            </w:r>
            <w:r>
              <w:rPr>
                <w:noProof/>
                <w:webHidden/>
              </w:rPr>
              <w:tab/>
            </w:r>
            <w:r>
              <w:rPr>
                <w:noProof/>
                <w:webHidden/>
              </w:rPr>
              <w:fldChar w:fldCharType="begin"/>
            </w:r>
            <w:r>
              <w:rPr>
                <w:noProof/>
                <w:webHidden/>
              </w:rPr>
              <w:instrText xml:space="preserve"> PAGEREF _Toc223422613 \h </w:instrText>
            </w:r>
            <w:r>
              <w:rPr>
                <w:noProof/>
                <w:webHidden/>
              </w:rPr>
            </w:r>
            <w:r>
              <w:rPr>
                <w:noProof/>
                <w:webHidden/>
              </w:rPr>
              <w:fldChar w:fldCharType="separate"/>
            </w:r>
            <w:r>
              <w:rPr>
                <w:noProof/>
                <w:webHidden/>
              </w:rPr>
              <w:t>20</w:t>
            </w:r>
            <w:r>
              <w:rPr>
                <w:noProof/>
                <w:webHidden/>
              </w:rPr>
              <w:fldChar w:fldCharType="end"/>
            </w:r>
          </w:hyperlink>
        </w:p>
        <w:p w14:paraId="757981D0" w14:textId="3D774D8F" w:rsidR="001F2395" w:rsidRDefault="001F2395">
          <w:pPr>
            <w:pStyle w:val="TOC2"/>
            <w:tabs>
              <w:tab w:val="left" w:pos="960"/>
              <w:tab w:val="right" w:leader="dot" w:pos="12950"/>
            </w:tabs>
            <w:rPr>
              <w:rFonts w:eastAsiaTheme="minorEastAsia"/>
              <w:noProof/>
              <w:sz w:val="24"/>
              <w:szCs w:val="24"/>
            </w:rPr>
          </w:pPr>
          <w:hyperlink w:anchor="_Toc223422614" w:history="1">
            <w:r w:rsidRPr="00F90F43">
              <w:rPr>
                <w:rStyle w:val="Hyperlink"/>
                <w:noProof/>
              </w:rPr>
              <w:t>3.3</w:t>
            </w:r>
            <w:r>
              <w:rPr>
                <w:rFonts w:eastAsiaTheme="minorEastAsia"/>
                <w:noProof/>
                <w:sz w:val="24"/>
                <w:szCs w:val="24"/>
              </w:rPr>
              <w:tab/>
            </w:r>
            <w:r w:rsidRPr="00F90F43">
              <w:rPr>
                <w:rStyle w:val="Hyperlink"/>
                <w:noProof/>
              </w:rPr>
              <w:t>Future needs/wants</w:t>
            </w:r>
            <w:r>
              <w:rPr>
                <w:noProof/>
                <w:webHidden/>
              </w:rPr>
              <w:tab/>
            </w:r>
            <w:r>
              <w:rPr>
                <w:noProof/>
                <w:webHidden/>
              </w:rPr>
              <w:fldChar w:fldCharType="begin"/>
            </w:r>
            <w:r>
              <w:rPr>
                <w:noProof/>
                <w:webHidden/>
              </w:rPr>
              <w:instrText xml:space="preserve"> PAGEREF _Toc223422614 \h </w:instrText>
            </w:r>
            <w:r>
              <w:rPr>
                <w:noProof/>
                <w:webHidden/>
              </w:rPr>
            </w:r>
            <w:r>
              <w:rPr>
                <w:noProof/>
                <w:webHidden/>
              </w:rPr>
              <w:fldChar w:fldCharType="separate"/>
            </w:r>
            <w:r>
              <w:rPr>
                <w:noProof/>
                <w:webHidden/>
              </w:rPr>
              <w:t>20</w:t>
            </w:r>
            <w:r>
              <w:rPr>
                <w:noProof/>
                <w:webHidden/>
              </w:rPr>
              <w:fldChar w:fldCharType="end"/>
            </w:r>
          </w:hyperlink>
        </w:p>
        <w:p w14:paraId="517601B9" w14:textId="56D5953E" w:rsidR="001F2395" w:rsidRDefault="001F2395">
          <w:pPr>
            <w:pStyle w:val="TOC1"/>
            <w:tabs>
              <w:tab w:val="left" w:pos="440"/>
              <w:tab w:val="right" w:leader="dot" w:pos="12950"/>
            </w:tabs>
            <w:rPr>
              <w:rFonts w:eastAsiaTheme="minorEastAsia"/>
              <w:noProof/>
              <w:sz w:val="24"/>
              <w:szCs w:val="24"/>
            </w:rPr>
          </w:pPr>
          <w:hyperlink w:anchor="_Toc223422615" w:history="1">
            <w:r w:rsidRPr="00F90F43">
              <w:rPr>
                <w:rStyle w:val="Hyperlink"/>
                <w:noProof/>
              </w:rPr>
              <w:t>4</w:t>
            </w:r>
            <w:r>
              <w:rPr>
                <w:rFonts w:eastAsiaTheme="minorEastAsia"/>
                <w:noProof/>
                <w:sz w:val="24"/>
                <w:szCs w:val="24"/>
              </w:rPr>
              <w:tab/>
            </w:r>
            <w:r w:rsidRPr="00F90F43">
              <w:rPr>
                <w:rStyle w:val="Hyperlink"/>
                <w:noProof/>
              </w:rPr>
              <w:t>Upland vegetation</w:t>
            </w:r>
            <w:r>
              <w:rPr>
                <w:noProof/>
                <w:webHidden/>
              </w:rPr>
              <w:tab/>
            </w:r>
            <w:r>
              <w:rPr>
                <w:noProof/>
                <w:webHidden/>
              </w:rPr>
              <w:fldChar w:fldCharType="begin"/>
            </w:r>
            <w:r>
              <w:rPr>
                <w:noProof/>
                <w:webHidden/>
              </w:rPr>
              <w:instrText xml:space="preserve"> PAGEREF _Toc223422615 \h </w:instrText>
            </w:r>
            <w:r>
              <w:rPr>
                <w:noProof/>
                <w:webHidden/>
              </w:rPr>
            </w:r>
            <w:r>
              <w:rPr>
                <w:noProof/>
                <w:webHidden/>
              </w:rPr>
              <w:fldChar w:fldCharType="separate"/>
            </w:r>
            <w:r>
              <w:rPr>
                <w:noProof/>
                <w:webHidden/>
              </w:rPr>
              <w:t>21</w:t>
            </w:r>
            <w:r>
              <w:rPr>
                <w:noProof/>
                <w:webHidden/>
              </w:rPr>
              <w:fldChar w:fldCharType="end"/>
            </w:r>
          </w:hyperlink>
        </w:p>
        <w:p w14:paraId="372CE51B" w14:textId="45F9B262" w:rsidR="001F2395" w:rsidRDefault="001F2395">
          <w:pPr>
            <w:pStyle w:val="TOC2"/>
            <w:tabs>
              <w:tab w:val="left" w:pos="960"/>
              <w:tab w:val="right" w:leader="dot" w:pos="12950"/>
            </w:tabs>
            <w:rPr>
              <w:rFonts w:eastAsiaTheme="minorEastAsia"/>
              <w:noProof/>
              <w:sz w:val="24"/>
              <w:szCs w:val="24"/>
            </w:rPr>
          </w:pPr>
          <w:hyperlink w:anchor="_Toc223422616" w:history="1">
            <w:r w:rsidRPr="00F90F43">
              <w:rPr>
                <w:rStyle w:val="Hyperlink"/>
                <w:noProof/>
              </w:rPr>
              <w:t>4.1</w:t>
            </w:r>
            <w:r>
              <w:rPr>
                <w:rFonts w:eastAsiaTheme="minorEastAsia"/>
                <w:noProof/>
                <w:sz w:val="24"/>
                <w:szCs w:val="24"/>
              </w:rPr>
              <w:tab/>
            </w:r>
            <w:r w:rsidRPr="00F90F43">
              <w:rPr>
                <w:rStyle w:val="Hyperlink"/>
                <w:noProof/>
              </w:rPr>
              <w:t>Ideal Data Life Cycle for Upland Vegetation</w:t>
            </w:r>
            <w:r>
              <w:rPr>
                <w:noProof/>
                <w:webHidden/>
              </w:rPr>
              <w:tab/>
            </w:r>
            <w:r>
              <w:rPr>
                <w:noProof/>
                <w:webHidden/>
              </w:rPr>
              <w:fldChar w:fldCharType="begin"/>
            </w:r>
            <w:r>
              <w:rPr>
                <w:noProof/>
                <w:webHidden/>
              </w:rPr>
              <w:instrText xml:space="preserve"> PAGEREF _Toc223422616 \h </w:instrText>
            </w:r>
            <w:r>
              <w:rPr>
                <w:noProof/>
                <w:webHidden/>
              </w:rPr>
            </w:r>
            <w:r>
              <w:rPr>
                <w:noProof/>
                <w:webHidden/>
              </w:rPr>
              <w:fldChar w:fldCharType="separate"/>
            </w:r>
            <w:r>
              <w:rPr>
                <w:noProof/>
                <w:webHidden/>
              </w:rPr>
              <w:t>21</w:t>
            </w:r>
            <w:r>
              <w:rPr>
                <w:noProof/>
                <w:webHidden/>
              </w:rPr>
              <w:fldChar w:fldCharType="end"/>
            </w:r>
          </w:hyperlink>
        </w:p>
        <w:p w14:paraId="505E20EA" w14:textId="23EAF0B4" w:rsidR="001F2395" w:rsidRDefault="001F2395">
          <w:pPr>
            <w:pStyle w:val="TOC2"/>
            <w:tabs>
              <w:tab w:val="left" w:pos="960"/>
              <w:tab w:val="right" w:leader="dot" w:pos="12950"/>
            </w:tabs>
            <w:rPr>
              <w:rFonts w:eastAsiaTheme="minorEastAsia"/>
              <w:noProof/>
              <w:sz w:val="24"/>
              <w:szCs w:val="24"/>
            </w:rPr>
          </w:pPr>
          <w:hyperlink w:anchor="_Toc223422617" w:history="1">
            <w:r w:rsidRPr="00F90F43">
              <w:rPr>
                <w:rStyle w:val="Hyperlink"/>
                <w:noProof/>
              </w:rPr>
              <w:t>4.2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_Toc223422617 \h </w:instrText>
            </w:r>
            <w:r>
              <w:rPr>
                <w:noProof/>
                <w:webHidden/>
              </w:rPr>
            </w:r>
            <w:r>
              <w:rPr>
                <w:noProof/>
                <w:webHidden/>
              </w:rPr>
              <w:fldChar w:fldCharType="separate"/>
            </w:r>
            <w:r>
              <w:rPr>
                <w:noProof/>
                <w:webHidden/>
              </w:rPr>
              <w:t>22</w:t>
            </w:r>
            <w:r>
              <w:rPr>
                <w:noProof/>
                <w:webHidden/>
              </w:rPr>
              <w:fldChar w:fldCharType="end"/>
            </w:r>
          </w:hyperlink>
        </w:p>
        <w:p w14:paraId="46217E42" w14:textId="17C248E7" w:rsidR="001F2395" w:rsidRDefault="001F2395">
          <w:pPr>
            <w:pStyle w:val="TOC3"/>
            <w:tabs>
              <w:tab w:val="left" w:pos="1200"/>
              <w:tab w:val="right" w:leader="dot" w:pos="12950"/>
            </w:tabs>
            <w:rPr>
              <w:rFonts w:eastAsiaTheme="minorEastAsia"/>
              <w:noProof/>
              <w:sz w:val="24"/>
              <w:szCs w:val="24"/>
            </w:rPr>
          </w:pPr>
          <w:hyperlink w:anchor="_Toc223422618" w:history="1">
            <w:r w:rsidRPr="00F90F43">
              <w:rPr>
                <w:rStyle w:val="Hyperlink"/>
                <w:noProof/>
              </w:rPr>
              <w:t>4.2.1</w:t>
            </w:r>
            <w:r>
              <w:rPr>
                <w:rFonts w:eastAsiaTheme="minorEastAsia"/>
                <w:noProof/>
                <w:sz w:val="24"/>
                <w:szCs w:val="24"/>
              </w:rPr>
              <w:tab/>
            </w:r>
            <w:r w:rsidRPr="00F90F43">
              <w:rPr>
                <w:rStyle w:val="Hyperlink"/>
                <w:noProof/>
              </w:rPr>
              <w:t>Data collection and preparation</w:t>
            </w:r>
            <w:r>
              <w:rPr>
                <w:noProof/>
                <w:webHidden/>
              </w:rPr>
              <w:tab/>
            </w:r>
            <w:r>
              <w:rPr>
                <w:noProof/>
                <w:webHidden/>
              </w:rPr>
              <w:fldChar w:fldCharType="begin"/>
            </w:r>
            <w:r>
              <w:rPr>
                <w:noProof/>
                <w:webHidden/>
              </w:rPr>
              <w:instrText xml:space="preserve"> PAGEREF _Toc223422618 \h </w:instrText>
            </w:r>
            <w:r>
              <w:rPr>
                <w:noProof/>
                <w:webHidden/>
              </w:rPr>
            </w:r>
            <w:r>
              <w:rPr>
                <w:noProof/>
                <w:webHidden/>
              </w:rPr>
              <w:fldChar w:fldCharType="separate"/>
            </w:r>
            <w:r>
              <w:rPr>
                <w:noProof/>
                <w:webHidden/>
              </w:rPr>
              <w:t>22</w:t>
            </w:r>
            <w:r>
              <w:rPr>
                <w:noProof/>
                <w:webHidden/>
              </w:rPr>
              <w:fldChar w:fldCharType="end"/>
            </w:r>
          </w:hyperlink>
        </w:p>
        <w:p w14:paraId="0DF58E3C" w14:textId="51B415F7" w:rsidR="001F2395" w:rsidRDefault="001F2395">
          <w:pPr>
            <w:pStyle w:val="TOC3"/>
            <w:tabs>
              <w:tab w:val="left" w:pos="1200"/>
              <w:tab w:val="right" w:leader="dot" w:pos="12950"/>
            </w:tabs>
            <w:rPr>
              <w:rFonts w:eastAsiaTheme="minorEastAsia"/>
              <w:noProof/>
              <w:sz w:val="24"/>
              <w:szCs w:val="24"/>
            </w:rPr>
          </w:pPr>
          <w:hyperlink w:anchor="_Toc223422619" w:history="1">
            <w:r w:rsidRPr="00F90F43">
              <w:rPr>
                <w:rStyle w:val="Hyperlink"/>
                <w:noProof/>
              </w:rPr>
              <w:t>4.2.2</w:t>
            </w:r>
            <w:r>
              <w:rPr>
                <w:rFonts w:eastAsiaTheme="minorEastAsia"/>
                <w:noProof/>
                <w:sz w:val="24"/>
                <w:szCs w:val="24"/>
              </w:rPr>
              <w:tab/>
            </w:r>
            <w:r w:rsidRPr="00F90F43">
              <w:rPr>
                <w:rStyle w:val="Hyperlink"/>
                <w:noProof/>
              </w:rPr>
              <w:t>Data processing</w:t>
            </w:r>
            <w:r>
              <w:rPr>
                <w:noProof/>
                <w:webHidden/>
              </w:rPr>
              <w:tab/>
            </w:r>
            <w:r>
              <w:rPr>
                <w:noProof/>
                <w:webHidden/>
              </w:rPr>
              <w:fldChar w:fldCharType="begin"/>
            </w:r>
            <w:r>
              <w:rPr>
                <w:noProof/>
                <w:webHidden/>
              </w:rPr>
              <w:instrText xml:space="preserve"> PAGEREF _Toc223422619 \h </w:instrText>
            </w:r>
            <w:r>
              <w:rPr>
                <w:noProof/>
                <w:webHidden/>
              </w:rPr>
            </w:r>
            <w:r>
              <w:rPr>
                <w:noProof/>
                <w:webHidden/>
              </w:rPr>
              <w:fldChar w:fldCharType="separate"/>
            </w:r>
            <w:r>
              <w:rPr>
                <w:noProof/>
                <w:webHidden/>
              </w:rPr>
              <w:t>22</w:t>
            </w:r>
            <w:r>
              <w:rPr>
                <w:noProof/>
                <w:webHidden/>
              </w:rPr>
              <w:fldChar w:fldCharType="end"/>
            </w:r>
          </w:hyperlink>
        </w:p>
        <w:p w14:paraId="205E48A0" w14:textId="273B80FD" w:rsidR="001F2395" w:rsidRDefault="001F2395">
          <w:pPr>
            <w:pStyle w:val="TOC3"/>
            <w:tabs>
              <w:tab w:val="left" w:pos="1200"/>
              <w:tab w:val="right" w:leader="dot" w:pos="12950"/>
            </w:tabs>
            <w:rPr>
              <w:rFonts w:eastAsiaTheme="minorEastAsia"/>
              <w:noProof/>
              <w:sz w:val="24"/>
              <w:szCs w:val="24"/>
            </w:rPr>
          </w:pPr>
          <w:hyperlink w:anchor="_Toc223422620" w:history="1">
            <w:r w:rsidRPr="00F90F43">
              <w:rPr>
                <w:rStyle w:val="Hyperlink"/>
                <w:noProof/>
              </w:rPr>
              <w:t>4.2.3</w:t>
            </w:r>
            <w:r>
              <w:rPr>
                <w:rFonts w:eastAsiaTheme="minorEastAsia"/>
                <w:noProof/>
                <w:sz w:val="24"/>
                <w:szCs w:val="24"/>
              </w:rPr>
              <w:tab/>
            </w:r>
            <w:r w:rsidRPr="00F90F43">
              <w:rPr>
                <w:rStyle w:val="Hyperlink"/>
                <w:noProof/>
              </w:rPr>
              <w:t>Data analysis, reporting, and publication</w:t>
            </w:r>
            <w:r>
              <w:rPr>
                <w:noProof/>
                <w:webHidden/>
              </w:rPr>
              <w:tab/>
            </w:r>
            <w:r>
              <w:rPr>
                <w:noProof/>
                <w:webHidden/>
              </w:rPr>
              <w:fldChar w:fldCharType="begin"/>
            </w:r>
            <w:r>
              <w:rPr>
                <w:noProof/>
                <w:webHidden/>
              </w:rPr>
              <w:instrText xml:space="preserve"> PAGEREF _Toc223422620 \h </w:instrText>
            </w:r>
            <w:r>
              <w:rPr>
                <w:noProof/>
                <w:webHidden/>
              </w:rPr>
            </w:r>
            <w:r>
              <w:rPr>
                <w:noProof/>
                <w:webHidden/>
              </w:rPr>
              <w:fldChar w:fldCharType="separate"/>
            </w:r>
            <w:r>
              <w:rPr>
                <w:noProof/>
                <w:webHidden/>
              </w:rPr>
              <w:t>23</w:t>
            </w:r>
            <w:r>
              <w:rPr>
                <w:noProof/>
                <w:webHidden/>
              </w:rPr>
              <w:fldChar w:fldCharType="end"/>
            </w:r>
          </w:hyperlink>
        </w:p>
        <w:p w14:paraId="5C14D7C6" w14:textId="3FFAB77A" w:rsidR="001F2395" w:rsidRDefault="001F2395">
          <w:pPr>
            <w:pStyle w:val="TOC2"/>
            <w:tabs>
              <w:tab w:val="left" w:pos="960"/>
              <w:tab w:val="right" w:leader="dot" w:pos="12950"/>
            </w:tabs>
            <w:rPr>
              <w:rFonts w:eastAsiaTheme="minorEastAsia"/>
              <w:noProof/>
              <w:sz w:val="24"/>
              <w:szCs w:val="24"/>
            </w:rPr>
          </w:pPr>
          <w:hyperlink w:anchor="_Toc223422621" w:history="1">
            <w:r w:rsidRPr="00F90F43">
              <w:rPr>
                <w:rStyle w:val="Hyperlink"/>
                <w:noProof/>
              </w:rPr>
              <w:t>4.3</w:t>
            </w:r>
            <w:r>
              <w:rPr>
                <w:rFonts w:eastAsiaTheme="minorEastAsia"/>
                <w:noProof/>
                <w:sz w:val="24"/>
                <w:szCs w:val="24"/>
              </w:rPr>
              <w:tab/>
            </w:r>
            <w:r w:rsidRPr="00F90F43">
              <w:rPr>
                <w:rStyle w:val="Hyperlink"/>
                <w:noProof/>
              </w:rPr>
              <w:t>Future needs/wants</w:t>
            </w:r>
            <w:r>
              <w:rPr>
                <w:noProof/>
                <w:webHidden/>
              </w:rPr>
              <w:tab/>
            </w:r>
            <w:r>
              <w:rPr>
                <w:noProof/>
                <w:webHidden/>
              </w:rPr>
              <w:fldChar w:fldCharType="begin"/>
            </w:r>
            <w:r>
              <w:rPr>
                <w:noProof/>
                <w:webHidden/>
              </w:rPr>
              <w:instrText xml:space="preserve"> PAGEREF _Toc223422621 \h </w:instrText>
            </w:r>
            <w:r>
              <w:rPr>
                <w:noProof/>
                <w:webHidden/>
              </w:rPr>
            </w:r>
            <w:r>
              <w:rPr>
                <w:noProof/>
                <w:webHidden/>
              </w:rPr>
              <w:fldChar w:fldCharType="separate"/>
            </w:r>
            <w:r>
              <w:rPr>
                <w:noProof/>
                <w:webHidden/>
              </w:rPr>
              <w:t>24</w:t>
            </w:r>
            <w:r>
              <w:rPr>
                <w:noProof/>
                <w:webHidden/>
              </w:rPr>
              <w:fldChar w:fldCharType="end"/>
            </w:r>
          </w:hyperlink>
        </w:p>
        <w:p w14:paraId="26A6A2DE" w14:textId="6F8EA027" w:rsidR="001F2395" w:rsidRDefault="001F2395">
          <w:pPr>
            <w:pStyle w:val="TOC1"/>
            <w:tabs>
              <w:tab w:val="left" w:pos="440"/>
              <w:tab w:val="right" w:leader="dot" w:pos="12950"/>
            </w:tabs>
            <w:rPr>
              <w:rFonts w:eastAsiaTheme="minorEastAsia"/>
              <w:noProof/>
              <w:sz w:val="24"/>
              <w:szCs w:val="24"/>
            </w:rPr>
          </w:pPr>
          <w:hyperlink w:anchor="_Toc223422622" w:history="1">
            <w:r w:rsidRPr="00F90F43">
              <w:rPr>
                <w:rStyle w:val="Hyperlink"/>
                <w:noProof/>
              </w:rPr>
              <w:t>5</w:t>
            </w:r>
            <w:r>
              <w:rPr>
                <w:rFonts w:eastAsiaTheme="minorEastAsia"/>
                <w:noProof/>
                <w:sz w:val="24"/>
                <w:szCs w:val="24"/>
              </w:rPr>
              <w:tab/>
            </w:r>
            <w:r w:rsidRPr="00F90F43">
              <w:rPr>
                <w:rStyle w:val="Hyperlink"/>
                <w:noProof/>
              </w:rPr>
              <w:t>Land Surface Phenology</w:t>
            </w:r>
            <w:r>
              <w:rPr>
                <w:noProof/>
                <w:webHidden/>
              </w:rPr>
              <w:tab/>
            </w:r>
            <w:r>
              <w:rPr>
                <w:noProof/>
                <w:webHidden/>
              </w:rPr>
              <w:fldChar w:fldCharType="begin"/>
            </w:r>
            <w:r>
              <w:rPr>
                <w:noProof/>
                <w:webHidden/>
              </w:rPr>
              <w:instrText xml:space="preserve"> PAGEREF _Toc223422622 \h </w:instrText>
            </w:r>
            <w:r>
              <w:rPr>
                <w:noProof/>
                <w:webHidden/>
              </w:rPr>
            </w:r>
            <w:r>
              <w:rPr>
                <w:noProof/>
                <w:webHidden/>
              </w:rPr>
              <w:fldChar w:fldCharType="separate"/>
            </w:r>
            <w:r>
              <w:rPr>
                <w:noProof/>
                <w:webHidden/>
              </w:rPr>
              <w:t>25</w:t>
            </w:r>
            <w:r>
              <w:rPr>
                <w:noProof/>
                <w:webHidden/>
              </w:rPr>
              <w:fldChar w:fldCharType="end"/>
            </w:r>
          </w:hyperlink>
        </w:p>
        <w:p w14:paraId="61C2F39E" w14:textId="00756262" w:rsidR="001F2395" w:rsidRDefault="001F2395">
          <w:pPr>
            <w:pStyle w:val="TOC2"/>
            <w:tabs>
              <w:tab w:val="left" w:pos="960"/>
              <w:tab w:val="right" w:leader="dot" w:pos="12950"/>
            </w:tabs>
            <w:rPr>
              <w:rFonts w:eastAsiaTheme="minorEastAsia"/>
              <w:noProof/>
              <w:sz w:val="24"/>
              <w:szCs w:val="24"/>
            </w:rPr>
          </w:pPr>
          <w:hyperlink w:anchor="_Toc223422623" w:history="1">
            <w:r w:rsidRPr="00F90F43">
              <w:rPr>
                <w:rStyle w:val="Hyperlink"/>
                <w:noProof/>
              </w:rPr>
              <w:t>5.1</w:t>
            </w:r>
            <w:r>
              <w:rPr>
                <w:rFonts w:eastAsiaTheme="minorEastAsia"/>
                <w:noProof/>
                <w:sz w:val="24"/>
                <w:szCs w:val="24"/>
              </w:rPr>
              <w:tab/>
            </w:r>
            <w:r w:rsidRPr="00F90F43">
              <w:rPr>
                <w:rStyle w:val="Hyperlink"/>
                <w:noProof/>
              </w:rPr>
              <w:t>Ideal Data Life Cycle for Land Surface Phenology</w:t>
            </w:r>
            <w:r>
              <w:rPr>
                <w:noProof/>
                <w:webHidden/>
              </w:rPr>
              <w:tab/>
            </w:r>
            <w:r>
              <w:rPr>
                <w:noProof/>
                <w:webHidden/>
              </w:rPr>
              <w:fldChar w:fldCharType="begin"/>
            </w:r>
            <w:r>
              <w:rPr>
                <w:noProof/>
                <w:webHidden/>
              </w:rPr>
              <w:instrText xml:space="preserve"> PAGEREF _Toc223422623 \h </w:instrText>
            </w:r>
            <w:r>
              <w:rPr>
                <w:noProof/>
                <w:webHidden/>
              </w:rPr>
            </w:r>
            <w:r>
              <w:rPr>
                <w:noProof/>
                <w:webHidden/>
              </w:rPr>
              <w:fldChar w:fldCharType="separate"/>
            </w:r>
            <w:r>
              <w:rPr>
                <w:noProof/>
                <w:webHidden/>
              </w:rPr>
              <w:t>25</w:t>
            </w:r>
            <w:r>
              <w:rPr>
                <w:noProof/>
                <w:webHidden/>
              </w:rPr>
              <w:fldChar w:fldCharType="end"/>
            </w:r>
          </w:hyperlink>
        </w:p>
        <w:p w14:paraId="0F08CD7E" w14:textId="27EB1D6F" w:rsidR="001F2395" w:rsidRDefault="001F2395">
          <w:pPr>
            <w:pStyle w:val="TOC2"/>
            <w:tabs>
              <w:tab w:val="left" w:pos="960"/>
              <w:tab w:val="right" w:leader="dot" w:pos="12950"/>
            </w:tabs>
            <w:rPr>
              <w:rFonts w:eastAsiaTheme="minorEastAsia"/>
              <w:noProof/>
              <w:sz w:val="24"/>
              <w:szCs w:val="24"/>
            </w:rPr>
          </w:pPr>
          <w:hyperlink w:anchor="_Toc223422624" w:history="1">
            <w:r w:rsidRPr="00F90F43">
              <w:rPr>
                <w:rStyle w:val="Hyperlink"/>
                <w:noProof/>
              </w:rPr>
              <w:t>5.2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_Toc223422624 \h </w:instrText>
            </w:r>
            <w:r>
              <w:rPr>
                <w:noProof/>
                <w:webHidden/>
              </w:rPr>
            </w:r>
            <w:r>
              <w:rPr>
                <w:noProof/>
                <w:webHidden/>
              </w:rPr>
              <w:fldChar w:fldCharType="separate"/>
            </w:r>
            <w:r>
              <w:rPr>
                <w:noProof/>
                <w:webHidden/>
              </w:rPr>
              <w:t>26</w:t>
            </w:r>
            <w:r>
              <w:rPr>
                <w:noProof/>
                <w:webHidden/>
              </w:rPr>
              <w:fldChar w:fldCharType="end"/>
            </w:r>
          </w:hyperlink>
        </w:p>
        <w:p w14:paraId="5FC00D20" w14:textId="5F8993AA" w:rsidR="001F2395" w:rsidRDefault="001F2395">
          <w:pPr>
            <w:pStyle w:val="TOC3"/>
            <w:tabs>
              <w:tab w:val="left" w:pos="1200"/>
              <w:tab w:val="right" w:leader="dot" w:pos="12950"/>
            </w:tabs>
            <w:rPr>
              <w:rFonts w:eastAsiaTheme="minorEastAsia"/>
              <w:noProof/>
              <w:sz w:val="24"/>
              <w:szCs w:val="24"/>
            </w:rPr>
          </w:pPr>
          <w:hyperlink w:anchor="_Toc223422625" w:history="1">
            <w:r w:rsidRPr="00F90F43">
              <w:rPr>
                <w:rStyle w:val="Hyperlink"/>
                <w:noProof/>
              </w:rPr>
              <w:t>5.2.1</w:t>
            </w:r>
            <w:r>
              <w:rPr>
                <w:rFonts w:eastAsiaTheme="minorEastAsia"/>
                <w:noProof/>
                <w:sz w:val="24"/>
                <w:szCs w:val="24"/>
              </w:rPr>
              <w:tab/>
            </w:r>
            <w:r w:rsidRPr="00F90F43">
              <w:rPr>
                <w:rStyle w:val="Hyperlink"/>
                <w:noProof/>
              </w:rPr>
              <w:t>Data collection</w:t>
            </w:r>
            <w:r>
              <w:rPr>
                <w:noProof/>
                <w:webHidden/>
              </w:rPr>
              <w:tab/>
            </w:r>
            <w:r>
              <w:rPr>
                <w:noProof/>
                <w:webHidden/>
              </w:rPr>
              <w:fldChar w:fldCharType="begin"/>
            </w:r>
            <w:r>
              <w:rPr>
                <w:noProof/>
                <w:webHidden/>
              </w:rPr>
              <w:instrText xml:space="preserve"> PAGEREF _Toc223422625 \h </w:instrText>
            </w:r>
            <w:r>
              <w:rPr>
                <w:noProof/>
                <w:webHidden/>
              </w:rPr>
            </w:r>
            <w:r>
              <w:rPr>
                <w:noProof/>
                <w:webHidden/>
              </w:rPr>
              <w:fldChar w:fldCharType="separate"/>
            </w:r>
            <w:r>
              <w:rPr>
                <w:noProof/>
                <w:webHidden/>
              </w:rPr>
              <w:t>26</w:t>
            </w:r>
            <w:r>
              <w:rPr>
                <w:noProof/>
                <w:webHidden/>
              </w:rPr>
              <w:fldChar w:fldCharType="end"/>
            </w:r>
          </w:hyperlink>
        </w:p>
        <w:p w14:paraId="65C460DC" w14:textId="6AA11022" w:rsidR="001F2395" w:rsidRDefault="001F2395">
          <w:pPr>
            <w:pStyle w:val="TOC3"/>
            <w:tabs>
              <w:tab w:val="left" w:pos="1200"/>
              <w:tab w:val="right" w:leader="dot" w:pos="12950"/>
            </w:tabs>
            <w:rPr>
              <w:rFonts w:eastAsiaTheme="minorEastAsia"/>
              <w:noProof/>
              <w:sz w:val="24"/>
              <w:szCs w:val="24"/>
            </w:rPr>
          </w:pPr>
          <w:hyperlink w:anchor="_Toc223422626" w:history="1">
            <w:r w:rsidRPr="00F90F43">
              <w:rPr>
                <w:rStyle w:val="Hyperlink"/>
                <w:noProof/>
              </w:rPr>
              <w:t>5.2.2</w:t>
            </w:r>
            <w:r>
              <w:rPr>
                <w:rFonts w:eastAsiaTheme="minorEastAsia"/>
                <w:noProof/>
                <w:sz w:val="24"/>
                <w:szCs w:val="24"/>
              </w:rPr>
              <w:tab/>
            </w:r>
            <w:r w:rsidRPr="00F90F43">
              <w:rPr>
                <w:rStyle w:val="Hyperlink"/>
                <w:noProof/>
              </w:rPr>
              <w:t>Data processing</w:t>
            </w:r>
            <w:r>
              <w:rPr>
                <w:noProof/>
                <w:webHidden/>
              </w:rPr>
              <w:tab/>
            </w:r>
            <w:r>
              <w:rPr>
                <w:noProof/>
                <w:webHidden/>
              </w:rPr>
              <w:fldChar w:fldCharType="begin"/>
            </w:r>
            <w:r>
              <w:rPr>
                <w:noProof/>
                <w:webHidden/>
              </w:rPr>
              <w:instrText xml:space="preserve"> PAGEREF _Toc223422626 \h </w:instrText>
            </w:r>
            <w:r>
              <w:rPr>
                <w:noProof/>
                <w:webHidden/>
              </w:rPr>
            </w:r>
            <w:r>
              <w:rPr>
                <w:noProof/>
                <w:webHidden/>
              </w:rPr>
              <w:fldChar w:fldCharType="separate"/>
            </w:r>
            <w:r>
              <w:rPr>
                <w:noProof/>
                <w:webHidden/>
              </w:rPr>
              <w:t>26</w:t>
            </w:r>
            <w:r>
              <w:rPr>
                <w:noProof/>
                <w:webHidden/>
              </w:rPr>
              <w:fldChar w:fldCharType="end"/>
            </w:r>
          </w:hyperlink>
        </w:p>
        <w:p w14:paraId="39C4C8C4" w14:textId="313CC4C0" w:rsidR="001F2395" w:rsidRDefault="001F2395">
          <w:pPr>
            <w:pStyle w:val="TOC3"/>
            <w:tabs>
              <w:tab w:val="left" w:pos="1200"/>
              <w:tab w:val="right" w:leader="dot" w:pos="12950"/>
            </w:tabs>
            <w:rPr>
              <w:rFonts w:eastAsiaTheme="minorEastAsia"/>
              <w:noProof/>
              <w:sz w:val="24"/>
              <w:szCs w:val="24"/>
            </w:rPr>
          </w:pPr>
          <w:hyperlink w:anchor="_Toc223422627" w:history="1">
            <w:r w:rsidRPr="00F90F43">
              <w:rPr>
                <w:rStyle w:val="Hyperlink"/>
                <w:noProof/>
              </w:rPr>
              <w:t>5.2.3</w:t>
            </w:r>
            <w:r>
              <w:rPr>
                <w:rFonts w:eastAsiaTheme="minorEastAsia"/>
                <w:noProof/>
                <w:sz w:val="24"/>
                <w:szCs w:val="24"/>
              </w:rPr>
              <w:tab/>
            </w:r>
            <w:r w:rsidRPr="00F90F43">
              <w:rPr>
                <w:rStyle w:val="Hyperlink"/>
                <w:noProof/>
              </w:rPr>
              <w:t>Data analysis, reporting, and publication</w:t>
            </w:r>
            <w:r>
              <w:rPr>
                <w:noProof/>
                <w:webHidden/>
              </w:rPr>
              <w:tab/>
            </w:r>
            <w:r>
              <w:rPr>
                <w:noProof/>
                <w:webHidden/>
              </w:rPr>
              <w:fldChar w:fldCharType="begin"/>
            </w:r>
            <w:r>
              <w:rPr>
                <w:noProof/>
                <w:webHidden/>
              </w:rPr>
              <w:instrText xml:space="preserve"> PAGEREF _Toc223422627 \h </w:instrText>
            </w:r>
            <w:r>
              <w:rPr>
                <w:noProof/>
                <w:webHidden/>
              </w:rPr>
            </w:r>
            <w:r>
              <w:rPr>
                <w:noProof/>
                <w:webHidden/>
              </w:rPr>
              <w:fldChar w:fldCharType="separate"/>
            </w:r>
            <w:r>
              <w:rPr>
                <w:noProof/>
                <w:webHidden/>
              </w:rPr>
              <w:t>27</w:t>
            </w:r>
            <w:r>
              <w:rPr>
                <w:noProof/>
                <w:webHidden/>
              </w:rPr>
              <w:fldChar w:fldCharType="end"/>
            </w:r>
          </w:hyperlink>
        </w:p>
        <w:p w14:paraId="4D56CFCF" w14:textId="67A240E6" w:rsidR="001F2395" w:rsidRDefault="001F2395">
          <w:pPr>
            <w:pStyle w:val="TOC2"/>
            <w:tabs>
              <w:tab w:val="left" w:pos="960"/>
              <w:tab w:val="right" w:leader="dot" w:pos="12950"/>
            </w:tabs>
            <w:rPr>
              <w:rFonts w:eastAsiaTheme="minorEastAsia"/>
              <w:noProof/>
              <w:sz w:val="24"/>
              <w:szCs w:val="24"/>
            </w:rPr>
          </w:pPr>
          <w:hyperlink w:anchor="_Toc223422628" w:history="1">
            <w:r w:rsidRPr="00F90F43">
              <w:rPr>
                <w:rStyle w:val="Hyperlink"/>
                <w:noProof/>
              </w:rPr>
              <w:t>5.3</w:t>
            </w:r>
            <w:r>
              <w:rPr>
                <w:rFonts w:eastAsiaTheme="minorEastAsia"/>
                <w:noProof/>
                <w:sz w:val="24"/>
                <w:szCs w:val="24"/>
              </w:rPr>
              <w:tab/>
            </w:r>
            <w:r w:rsidRPr="00F90F43">
              <w:rPr>
                <w:rStyle w:val="Hyperlink"/>
                <w:noProof/>
              </w:rPr>
              <w:t>Future wants/needs</w:t>
            </w:r>
            <w:r>
              <w:rPr>
                <w:noProof/>
                <w:webHidden/>
              </w:rPr>
              <w:tab/>
            </w:r>
            <w:r>
              <w:rPr>
                <w:noProof/>
                <w:webHidden/>
              </w:rPr>
              <w:fldChar w:fldCharType="begin"/>
            </w:r>
            <w:r>
              <w:rPr>
                <w:noProof/>
                <w:webHidden/>
              </w:rPr>
              <w:instrText xml:space="preserve"> PAGEREF _Toc223422628 \h </w:instrText>
            </w:r>
            <w:r>
              <w:rPr>
                <w:noProof/>
                <w:webHidden/>
              </w:rPr>
            </w:r>
            <w:r>
              <w:rPr>
                <w:noProof/>
                <w:webHidden/>
              </w:rPr>
              <w:fldChar w:fldCharType="separate"/>
            </w:r>
            <w:r>
              <w:rPr>
                <w:noProof/>
                <w:webHidden/>
              </w:rPr>
              <w:t>27</w:t>
            </w:r>
            <w:r>
              <w:rPr>
                <w:noProof/>
                <w:webHidden/>
              </w:rPr>
              <w:fldChar w:fldCharType="end"/>
            </w:r>
          </w:hyperlink>
        </w:p>
        <w:p w14:paraId="166F126A" w14:textId="699A90FE" w:rsidR="001F2395" w:rsidRDefault="001F2395">
          <w:pPr>
            <w:pStyle w:val="TOC1"/>
            <w:tabs>
              <w:tab w:val="left" w:pos="440"/>
              <w:tab w:val="right" w:leader="dot" w:pos="12950"/>
            </w:tabs>
            <w:rPr>
              <w:rFonts w:eastAsiaTheme="minorEastAsia"/>
              <w:noProof/>
              <w:sz w:val="24"/>
              <w:szCs w:val="24"/>
            </w:rPr>
          </w:pPr>
          <w:hyperlink w:anchor="_Toc223422629" w:history="1">
            <w:r w:rsidRPr="00F90F43">
              <w:rPr>
                <w:rStyle w:val="Hyperlink"/>
                <w:noProof/>
              </w:rPr>
              <w:t>6</w:t>
            </w:r>
            <w:r>
              <w:rPr>
                <w:rFonts w:eastAsiaTheme="minorEastAsia"/>
                <w:noProof/>
                <w:sz w:val="24"/>
                <w:szCs w:val="24"/>
              </w:rPr>
              <w:tab/>
            </w:r>
            <w:r w:rsidRPr="00F90F43">
              <w:rPr>
                <w:rStyle w:val="Hyperlink"/>
                <w:noProof/>
              </w:rPr>
              <w:t>Climate data</w:t>
            </w:r>
            <w:r>
              <w:rPr>
                <w:noProof/>
                <w:webHidden/>
              </w:rPr>
              <w:tab/>
            </w:r>
            <w:r>
              <w:rPr>
                <w:noProof/>
                <w:webHidden/>
              </w:rPr>
              <w:fldChar w:fldCharType="begin"/>
            </w:r>
            <w:r>
              <w:rPr>
                <w:noProof/>
                <w:webHidden/>
              </w:rPr>
              <w:instrText xml:space="preserve"> PAGEREF _Toc223422629 \h </w:instrText>
            </w:r>
            <w:r>
              <w:rPr>
                <w:noProof/>
                <w:webHidden/>
              </w:rPr>
            </w:r>
            <w:r>
              <w:rPr>
                <w:noProof/>
                <w:webHidden/>
              </w:rPr>
              <w:fldChar w:fldCharType="separate"/>
            </w:r>
            <w:r>
              <w:rPr>
                <w:noProof/>
                <w:webHidden/>
              </w:rPr>
              <w:t>28</w:t>
            </w:r>
            <w:r>
              <w:rPr>
                <w:noProof/>
                <w:webHidden/>
              </w:rPr>
              <w:fldChar w:fldCharType="end"/>
            </w:r>
          </w:hyperlink>
        </w:p>
        <w:p w14:paraId="3E223AA9" w14:textId="0594D291" w:rsidR="001F2395" w:rsidRDefault="001F2395">
          <w:pPr>
            <w:pStyle w:val="TOC2"/>
            <w:tabs>
              <w:tab w:val="left" w:pos="960"/>
              <w:tab w:val="right" w:leader="dot" w:pos="12950"/>
            </w:tabs>
            <w:rPr>
              <w:rFonts w:eastAsiaTheme="minorEastAsia"/>
              <w:noProof/>
              <w:sz w:val="24"/>
              <w:szCs w:val="24"/>
            </w:rPr>
          </w:pPr>
          <w:hyperlink w:anchor="_Toc223422630" w:history="1">
            <w:r w:rsidRPr="00F90F43">
              <w:rPr>
                <w:rStyle w:val="Hyperlink"/>
                <w:noProof/>
              </w:rPr>
              <w:t>6.1</w:t>
            </w:r>
            <w:r>
              <w:rPr>
                <w:rFonts w:eastAsiaTheme="minorEastAsia"/>
                <w:noProof/>
                <w:sz w:val="24"/>
                <w:szCs w:val="24"/>
              </w:rPr>
              <w:tab/>
            </w:r>
            <w:r w:rsidRPr="00F90F43">
              <w:rPr>
                <w:rStyle w:val="Hyperlink"/>
                <w:noProof/>
              </w:rPr>
              <w:t>Ideal Data Life Cycle for Climate Data</w:t>
            </w:r>
            <w:r>
              <w:rPr>
                <w:noProof/>
                <w:webHidden/>
              </w:rPr>
              <w:tab/>
            </w:r>
            <w:r>
              <w:rPr>
                <w:noProof/>
                <w:webHidden/>
              </w:rPr>
              <w:fldChar w:fldCharType="begin"/>
            </w:r>
            <w:r>
              <w:rPr>
                <w:noProof/>
                <w:webHidden/>
              </w:rPr>
              <w:instrText xml:space="preserve"> PAGEREF _Toc223422630 \h </w:instrText>
            </w:r>
            <w:r>
              <w:rPr>
                <w:noProof/>
                <w:webHidden/>
              </w:rPr>
            </w:r>
            <w:r>
              <w:rPr>
                <w:noProof/>
                <w:webHidden/>
              </w:rPr>
              <w:fldChar w:fldCharType="separate"/>
            </w:r>
            <w:r>
              <w:rPr>
                <w:noProof/>
                <w:webHidden/>
              </w:rPr>
              <w:t>28</w:t>
            </w:r>
            <w:r>
              <w:rPr>
                <w:noProof/>
                <w:webHidden/>
              </w:rPr>
              <w:fldChar w:fldCharType="end"/>
            </w:r>
          </w:hyperlink>
        </w:p>
        <w:p w14:paraId="42312A2E" w14:textId="0415E776" w:rsidR="001F2395" w:rsidRDefault="001F2395">
          <w:pPr>
            <w:pStyle w:val="TOC2"/>
            <w:tabs>
              <w:tab w:val="left" w:pos="960"/>
              <w:tab w:val="right" w:leader="dot" w:pos="12950"/>
            </w:tabs>
            <w:rPr>
              <w:rFonts w:eastAsiaTheme="minorEastAsia"/>
              <w:noProof/>
              <w:sz w:val="24"/>
              <w:szCs w:val="24"/>
            </w:rPr>
          </w:pPr>
          <w:hyperlink w:anchor="_Toc223422631" w:history="1">
            <w:r w:rsidRPr="00F90F43">
              <w:rPr>
                <w:rStyle w:val="Hyperlink"/>
                <w:noProof/>
              </w:rPr>
              <w:t>6.2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_Toc223422631 \h </w:instrText>
            </w:r>
            <w:r>
              <w:rPr>
                <w:noProof/>
                <w:webHidden/>
              </w:rPr>
            </w:r>
            <w:r>
              <w:rPr>
                <w:noProof/>
                <w:webHidden/>
              </w:rPr>
              <w:fldChar w:fldCharType="separate"/>
            </w:r>
            <w:r>
              <w:rPr>
                <w:noProof/>
                <w:webHidden/>
              </w:rPr>
              <w:t>29</w:t>
            </w:r>
            <w:r>
              <w:rPr>
                <w:noProof/>
                <w:webHidden/>
              </w:rPr>
              <w:fldChar w:fldCharType="end"/>
            </w:r>
          </w:hyperlink>
        </w:p>
        <w:p w14:paraId="732BF6CE" w14:textId="31DA35BA" w:rsidR="001F2395" w:rsidRDefault="001F2395">
          <w:pPr>
            <w:pStyle w:val="TOC3"/>
            <w:tabs>
              <w:tab w:val="left" w:pos="1200"/>
              <w:tab w:val="right" w:leader="dot" w:pos="12950"/>
            </w:tabs>
            <w:rPr>
              <w:rFonts w:eastAsiaTheme="minorEastAsia"/>
              <w:noProof/>
              <w:sz w:val="24"/>
              <w:szCs w:val="24"/>
            </w:rPr>
          </w:pPr>
          <w:hyperlink w:anchor="_Toc223422632" w:history="1">
            <w:r w:rsidRPr="00F90F43">
              <w:rPr>
                <w:rStyle w:val="Hyperlink"/>
                <w:noProof/>
              </w:rPr>
              <w:t>6.2.1</w:t>
            </w:r>
            <w:r>
              <w:rPr>
                <w:rFonts w:eastAsiaTheme="minorEastAsia"/>
                <w:noProof/>
                <w:sz w:val="24"/>
                <w:szCs w:val="24"/>
              </w:rPr>
              <w:tab/>
            </w:r>
            <w:r w:rsidRPr="00F90F43">
              <w:rPr>
                <w:rStyle w:val="Hyperlink"/>
                <w:noProof/>
              </w:rPr>
              <w:t xml:space="preserve">Annual preparation and field visits </w:t>
            </w:r>
            <w:r w:rsidRPr="00F90F43">
              <w:rPr>
                <w:rStyle w:val="Hyperlink"/>
                <w:i/>
                <w:iCs/>
                <w:noProof/>
              </w:rPr>
              <w:t>(Climate station track)</w:t>
            </w:r>
            <w:r>
              <w:rPr>
                <w:noProof/>
                <w:webHidden/>
              </w:rPr>
              <w:tab/>
            </w:r>
            <w:r>
              <w:rPr>
                <w:noProof/>
                <w:webHidden/>
              </w:rPr>
              <w:fldChar w:fldCharType="begin"/>
            </w:r>
            <w:r>
              <w:rPr>
                <w:noProof/>
                <w:webHidden/>
              </w:rPr>
              <w:instrText xml:space="preserve"> PAGEREF _Toc223422632 \h </w:instrText>
            </w:r>
            <w:r>
              <w:rPr>
                <w:noProof/>
                <w:webHidden/>
              </w:rPr>
            </w:r>
            <w:r>
              <w:rPr>
                <w:noProof/>
                <w:webHidden/>
              </w:rPr>
              <w:fldChar w:fldCharType="separate"/>
            </w:r>
            <w:r>
              <w:rPr>
                <w:noProof/>
                <w:webHidden/>
              </w:rPr>
              <w:t>29</w:t>
            </w:r>
            <w:r>
              <w:rPr>
                <w:noProof/>
                <w:webHidden/>
              </w:rPr>
              <w:fldChar w:fldCharType="end"/>
            </w:r>
          </w:hyperlink>
        </w:p>
        <w:p w14:paraId="78A843B4" w14:textId="4C486606" w:rsidR="001F2395" w:rsidRDefault="001F2395">
          <w:pPr>
            <w:pStyle w:val="TOC3"/>
            <w:tabs>
              <w:tab w:val="left" w:pos="1200"/>
              <w:tab w:val="right" w:leader="dot" w:pos="12950"/>
            </w:tabs>
            <w:rPr>
              <w:rFonts w:eastAsiaTheme="minorEastAsia"/>
              <w:noProof/>
              <w:sz w:val="24"/>
              <w:szCs w:val="24"/>
            </w:rPr>
          </w:pPr>
          <w:hyperlink w:anchor="_Toc223422633" w:history="1">
            <w:r w:rsidRPr="00F90F43">
              <w:rPr>
                <w:rStyle w:val="Hyperlink"/>
                <w:noProof/>
              </w:rPr>
              <w:t>6.2.2</w:t>
            </w:r>
            <w:r>
              <w:rPr>
                <w:rFonts w:eastAsiaTheme="minorEastAsia"/>
                <w:noProof/>
                <w:sz w:val="24"/>
                <w:szCs w:val="24"/>
              </w:rPr>
              <w:tab/>
            </w:r>
            <w:r w:rsidRPr="00F90F43">
              <w:rPr>
                <w:rStyle w:val="Hyperlink"/>
                <w:noProof/>
              </w:rPr>
              <w:t xml:space="preserve">Data collection and processing </w:t>
            </w:r>
            <w:r w:rsidRPr="00F90F43">
              <w:rPr>
                <w:rStyle w:val="Hyperlink"/>
                <w:i/>
                <w:iCs/>
                <w:noProof/>
              </w:rPr>
              <w:t>(Climate station track)</w:t>
            </w:r>
            <w:r>
              <w:rPr>
                <w:noProof/>
                <w:webHidden/>
              </w:rPr>
              <w:tab/>
            </w:r>
            <w:r>
              <w:rPr>
                <w:noProof/>
                <w:webHidden/>
              </w:rPr>
              <w:fldChar w:fldCharType="begin"/>
            </w:r>
            <w:r>
              <w:rPr>
                <w:noProof/>
                <w:webHidden/>
              </w:rPr>
              <w:instrText xml:space="preserve"> PAGEREF _Toc223422633 \h </w:instrText>
            </w:r>
            <w:r>
              <w:rPr>
                <w:noProof/>
                <w:webHidden/>
              </w:rPr>
            </w:r>
            <w:r>
              <w:rPr>
                <w:noProof/>
                <w:webHidden/>
              </w:rPr>
              <w:fldChar w:fldCharType="separate"/>
            </w:r>
            <w:r>
              <w:rPr>
                <w:noProof/>
                <w:webHidden/>
              </w:rPr>
              <w:t>30</w:t>
            </w:r>
            <w:r>
              <w:rPr>
                <w:noProof/>
                <w:webHidden/>
              </w:rPr>
              <w:fldChar w:fldCharType="end"/>
            </w:r>
          </w:hyperlink>
        </w:p>
        <w:p w14:paraId="6A3A4ECB" w14:textId="6C871DEA" w:rsidR="001F2395" w:rsidRDefault="001F2395">
          <w:pPr>
            <w:pStyle w:val="TOC3"/>
            <w:tabs>
              <w:tab w:val="left" w:pos="1200"/>
              <w:tab w:val="right" w:leader="dot" w:pos="12950"/>
            </w:tabs>
            <w:rPr>
              <w:rFonts w:eastAsiaTheme="minorEastAsia"/>
              <w:noProof/>
              <w:sz w:val="24"/>
              <w:szCs w:val="24"/>
            </w:rPr>
          </w:pPr>
          <w:hyperlink w:anchor="_Toc223422634" w:history="1">
            <w:r w:rsidRPr="00F90F43">
              <w:rPr>
                <w:rStyle w:val="Hyperlink"/>
                <w:noProof/>
              </w:rPr>
              <w:t>6.2.3</w:t>
            </w:r>
            <w:r>
              <w:rPr>
                <w:rFonts w:eastAsiaTheme="minorEastAsia"/>
                <w:noProof/>
                <w:sz w:val="24"/>
                <w:szCs w:val="24"/>
              </w:rPr>
              <w:tab/>
            </w:r>
            <w:r w:rsidRPr="00F90F43">
              <w:rPr>
                <w:rStyle w:val="Hyperlink"/>
                <w:noProof/>
              </w:rPr>
              <w:t xml:space="preserve">Data analysis, reporting, and publication </w:t>
            </w:r>
            <w:r w:rsidRPr="00F90F43">
              <w:rPr>
                <w:rStyle w:val="Hyperlink"/>
                <w:i/>
                <w:iCs/>
                <w:noProof/>
              </w:rPr>
              <w:t>(Climate station track)</w:t>
            </w:r>
            <w:r>
              <w:rPr>
                <w:noProof/>
                <w:webHidden/>
              </w:rPr>
              <w:tab/>
            </w:r>
            <w:r>
              <w:rPr>
                <w:noProof/>
                <w:webHidden/>
              </w:rPr>
              <w:fldChar w:fldCharType="begin"/>
            </w:r>
            <w:r>
              <w:rPr>
                <w:noProof/>
                <w:webHidden/>
              </w:rPr>
              <w:instrText xml:space="preserve"> PAGEREF _Toc223422634 \h </w:instrText>
            </w:r>
            <w:r>
              <w:rPr>
                <w:noProof/>
                <w:webHidden/>
              </w:rPr>
            </w:r>
            <w:r>
              <w:rPr>
                <w:noProof/>
                <w:webHidden/>
              </w:rPr>
              <w:fldChar w:fldCharType="separate"/>
            </w:r>
            <w:r>
              <w:rPr>
                <w:noProof/>
                <w:webHidden/>
              </w:rPr>
              <w:t>30</w:t>
            </w:r>
            <w:r>
              <w:rPr>
                <w:noProof/>
                <w:webHidden/>
              </w:rPr>
              <w:fldChar w:fldCharType="end"/>
            </w:r>
          </w:hyperlink>
        </w:p>
        <w:p w14:paraId="59EDAC11" w14:textId="37C958C7" w:rsidR="001F2395" w:rsidRDefault="001F2395">
          <w:pPr>
            <w:pStyle w:val="TOC3"/>
            <w:tabs>
              <w:tab w:val="left" w:pos="1200"/>
              <w:tab w:val="right" w:leader="dot" w:pos="12950"/>
            </w:tabs>
            <w:rPr>
              <w:rFonts w:eastAsiaTheme="minorEastAsia"/>
              <w:noProof/>
              <w:sz w:val="24"/>
              <w:szCs w:val="24"/>
            </w:rPr>
          </w:pPr>
          <w:hyperlink w:anchor="_Toc223422635" w:history="1">
            <w:r w:rsidRPr="00F90F43">
              <w:rPr>
                <w:rStyle w:val="Hyperlink"/>
                <w:noProof/>
              </w:rPr>
              <w:t>6.2.4</w:t>
            </w:r>
            <w:r>
              <w:rPr>
                <w:rFonts w:eastAsiaTheme="minorEastAsia"/>
                <w:noProof/>
                <w:sz w:val="24"/>
                <w:szCs w:val="24"/>
              </w:rPr>
              <w:tab/>
            </w:r>
            <w:r w:rsidRPr="00F90F43">
              <w:rPr>
                <w:rStyle w:val="Hyperlink"/>
                <w:noProof/>
              </w:rPr>
              <w:t xml:space="preserve">Annual preparations </w:t>
            </w:r>
            <w:r w:rsidRPr="00F90F43">
              <w:rPr>
                <w:rStyle w:val="Hyperlink"/>
                <w:i/>
                <w:iCs/>
                <w:noProof/>
              </w:rPr>
              <w:t>(Climate Analyzer track)</w:t>
            </w:r>
            <w:r>
              <w:rPr>
                <w:noProof/>
                <w:webHidden/>
              </w:rPr>
              <w:tab/>
            </w:r>
            <w:r>
              <w:rPr>
                <w:noProof/>
                <w:webHidden/>
              </w:rPr>
              <w:fldChar w:fldCharType="begin"/>
            </w:r>
            <w:r>
              <w:rPr>
                <w:noProof/>
                <w:webHidden/>
              </w:rPr>
              <w:instrText xml:space="preserve"> PAGEREF _Toc223422635 \h </w:instrText>
            </w:r>
            <w:r>
              <w:rPr>
                <w:noProof/>
                <w:webHidden/>
              </w:rPr>
            </w:r>
            <w:r>
              <w:rPr>
                <w:noProof/>
                <w:webHidden/>
              </w:rPr>
              <w:fldChar w:fldCharType="separate"/>
            </w:r>
            <w:r>
              <w:rPr>
                <w:noProof/>
                <w:webHidden/>
              </w:rPr>
              <w:t>30</w:t>
            </w:r>
            <w:r>
              <w:rPr>
                <w:noProof/>
                <w:webHidden/>
              </w:rPr>
              <w:fldChar w:fldCharType="end"/>
            </w:r>
          </w:hyperlink>
        </w:p>
        <w:p w14:paraId="0DEEFEB7" w14:textId="6A481C99" w:rsidR="001F2395" w:rsidRDefault="001F2395">
          <w:pPr>
            <w:pStyle w:val="TOC3"/>
            <w:tabs>
              <w:tab w:val="left" w:pos="1200"/>
              <w:tab w:val="right" w:leader="dot" w:pos="12950"/>
            </w:tabs>
            <w:rPr>
              <w:rFonts w:eastAsiaTheme="minorEastAsia"/>
              <w:noProof/>
              <w:sz w:val="24"/>
              <w:szCs w:val="24"/>
            </w:rPr>
          </w:pPr>
          <w:hyperlink w:anchor="_Toc223422636" w:history="1">
            <w:r w:rsidRPr="00F90F43">
              <w:rPr>
                <w:rStyle w:val="Hyperlink"/>
                <w:i/>
                <w:iCs/>
                <w:noProof/>
              </w:rPr>
              <w:t>6.2.5</w:t>
            </w:r>
            <w:r>
              <w:rPr>
                <w:rFonts w:eastAsiaTheme="minorEastAsia"/>
                <w:noProof/>
                <w:sz w:val="24"/>
                <w:szCs w:val="24"/>
              </w:rPr>
              <w:tab/>
            </w:r>
            <w:r w:rsidRPr="00F90F43">
              <w:rPr>
                <w:rStyle w:val="Hyperlink"/>
                <w:noProof/>
              </w:rPr>
              <w:t xml:space="preserve">Data publication </w:t>
            </w:r>
            <w:r w:rsidRPr="00F90F43">
              <w:rPr>
                <w:rStyle w:val="Hyperlink"/>
                <w:i/>
                <w:iCs/>
                <w:noProof/>
              </w:rPr>
              <w:t>(Climate Analyzer track)</w:t>
            </w:r>
            <w:r>
              <w:rPr>
                <w:noProof/>
                <w:webHidden/>
              </w:rPr>
              <w:tab/>
            </w:r>
            <w:r>
              <w:rPr>
                <w:noProof/>
                <w:webHidden/>
              </w:rPr>
              <w:fldChar w:fldCharType="begin"/>
            </w:r>
            <w:r>
              <w:rPr>
                <w:noProof/>
                <w:webHidden/>
              </w:rPr>
              <w:instrText xml:space="preserve"> PAGEREF _Toc223422636 \h </w:instrText>
            </w:r>
            <w:r>
              <w:rPr>
                <w:noProof/>
                <w:webHidden/>
              </w:rPr>
            </w:r>
            <w:r>
              <w:rPr>
                <w:noProof/>
                <w:webHidden/>
              </w:rPr>
              <w:fldChar w:fldCharType="separate"/>
            </w:r>
            <w:r>
              <w:rPr>
                <w:noProof/>
                <w:webHidden/>
              </w:rPr>
              <w:t>30</w:t>
            </w:r>
            <w:r>
              <w:rPr>
                <w:noProof/>
                <w:webHidden/>
              </w:rPr>
              <w:fldChar w:fldCharType="end"/>
            </w:r>
          </w:hyperlink>
        </w:p>
        <w:p w14:paraId="5137B9B7" w14:textId="24AE7398" w:rsidR="006D5B78" w:rsidRPr="00C92B91" w:rsidRDefault="00B54A05" w:rsidP="00187143">
          <w:pPr>
            <w:rPr>
              <w:rFonts w:eastAsiaTheme="minorEastAsia"/>
              <w:b/>
              <w:bCs/>
              <w:noProof/>
              <w:sz w:val="24"/>
              <w:szCs w:val="24"/>
            </w:rPr>
          </w:pPr>
          <w:r w:rsidRPr="00C92B91">
            <w:rPr>
              <w:b/>
              <w:bCs/>
              <w:noProof/>
              <w:sz w:val="24"/>
              <w:szCs w:val="24"/>
            </w:rPr>
            <w:fldChar w:fldCharType="end"/>
          </w:r>
        </w:p>
      </w:sdtContent>
    </w:sdt>
    <w:p w14:paraId="2F61A434" w14:textId="77777777" w:rsidR="00DF7FC4" w:rsidRDefault="00DF7FC4" w:rsidP="00187143">
      <w:pPr>
        <w:sectPr w:rsidR="00DF7FC4" w:rsidSect="00F76749">
          <w:headerReference w:type="default" r:id="rId15"/>
          <w:pgSz w:w="15840" w:h="12240" w:orient="landscape"/>
          <w:pgMar w:top="1440" w:right="1440" w:bottom="1440" w:left="1440" w:header="720" w:footer="720" w:gutter="0"/>
          <w:cols w:space="720"/>
          <w:docGrid w:linePitch="360"/>
        </w:sectPr>
      </w:pPr>
    </w:p>
    <w:p w14:paraId="6923AA3B" w14:textId="77777777" w:rsidR="00C92B91" w:rsidRDefault="00C92B91">
      <w:pPr>
        <w:rPr>
          <w:rFonts w:asciiTheme="majorHAnsi" w:eastAsiaTheme="majorEastAsia" w:hAnsiTheme="majorHAnsi" w:cstheme="majorBidi"/>
          <w:color w:val="2F5496" w:themeColor="accent1" w:themeShade="BF"/>
          <w:sz w:val="32"/>
          <w:szCs w:val="32"/>
        </w:rPr>
      </w:pPr>
      <w:r>
        <w:br w:type="page"/>
      </w:r>
    </w:p>
    <w:p w14:paraId="33028705" w14:textId="5DD2556A" w:rsidR="00CA35AD" w:rsidRDefault="00CA35AD" w:rsidP="00CA35AD">
      <w:pPr>
        <w:pStyle w:val="Heading1"/>
      </w:pPr>
      <w:bookmarkStart w:id="1" w:name="_Toc223422596"/>
      <w:r>
        <w:lastRenderedPageBreak/>
        <w:t>Introduction</w:t>
      </w:r>
      <w:bookmarkEnd w:id="1"/>
    </w:p>
    <w:p w14:paraId="4B75F577" w14:textId="77777777" w:rsidR="00434434" w:rsidRDefault="00F36F7C" w:rsidP="003F4AA3">
      <w:pPr>
        <w:rPr>
          <w:ins w:id="2" w:author="Ploughe, Laura W" w:date="2026-02-26T14:27:00Z" w16du:dateUtc="2026-02-26T21:27:00Z"/>
          <w:sz w:val="24"/>
          <w:szCs w:val="24"/>
        </w:rPr>
      </w:pPr>
      <w:r w:rsidRPr="00C92B91">
        <w:rPr>
          <w:sz w:val="24"/>
          <w:szCs w:val="24"/>
        </w:rPr>
        <w:t xml:space="preserve">This document outlines the data life cycles for the </w:t>
      </w:r>
      <w:r w:rsidR="00E12E1B">
        <w:rPr>
          <w:sz w:val="24"/>
          <w:szCs w:val="24"/>
        </w:rPr>
        <w:t xml:space="preserve">eight </w:t>
      </w:r>
      <w:r w:rsidRPr="00C92B91">
        <w:rPr>
          <w:sz w:val="24"/>
          <w:szCs w:val="24"/>
        </w:rPr>
        <w:t>Southern Colorado Plateau Network (SCPN) vital signs</w:t>
      </w:r>
      <w:ins w:id="3" w:author="Ploughe, Laura W" w:date="2026-02-26T14:27:00Z" w16du:dateUtc="2026-02-26T21:27:00Z">
        <w:r w:rsidR="006818E5">
          <w:rPr>
            <w:sz w:val="24"/>
            <w:szCs w:val="24"/>
          </w:rPr>
          <w:t xml:space="preserve"> as implemented through</w:t>
        </w:r>
      </w:ins>
      <w:r w:rsidRPr="00C92B91">
        <w:rPr>
          <w:sz w:val="24"/>
          <w:szCs w:val="24"/>
        </w:rPr>
        <w:t xml:space="preserve"> </w:t>
      </w:r>
      <w:del w:id="4" w:author="Ploughe, Laura W" w:date="2026-02-26T14:27:00Z" w16du:dateUtc="2026-02-26T21:27:00Z">
        <w:r w:rsidR="00AC411C" w:rsidDel="006818E5">
          <w:rPr>
            <w:sz w:val="24"/>
            <w:szCs w:val="24"/>
          </w:rPr>
          <w:delText xml:space="preserve">within </w:delText>
        </w:r>
      </w:del>
      <w:r w:rsidR="00AC411C">
        <w:rPr>
          <w:sz w:val="24"/>
          <w:szCs w:val="24"/>
        </w:rPr>
        <w:t xml:space="preserve">six monitoring protocols </w:t>
      </w:r>
      <w:del w:id="5" w:author="Ploughe, Laura W" w:date="2026-02-26T14:27:00Z" w16du:dateUtc="2026-02-26T21:27:00Z">
        <w:r w:rsidR="00AC411C" w:rsidDel="006818E5">
          <w:rPr>
            <w:sz w:val="24"/>
            <w:szCs w:val="24"/>
          </w:rPr>
          <w:delText xml:space="preserve">implemented </w:delText>
        </w:r>
        <w:r w:rsidRPr="00C92B91" w:rsidDel="006818E5">
          <w:rPr>
            <w:sz w:val="24"/>
            <w:szCs w:val="24"/>
          </w:rPr>
          <w:delText>through</w:delText>
        </w:r>
      </w:del>
      <w:ins w:id="6" w:author="Ploughe, Laura W" w:date="2026-02-26T14:27:00Z" w16du:dateUtc="2026-02-26T21:27:00Z">
        <w:r w:rsidR="006818E5">
          <w:rPr>
            <w:sz w:val="24"/>
            <w:szCs w:val="24"/>
          </w:rPr>
          <w:t>within</w:t>
        </w:r>
      </w:ins>
      <w:r w:rsidRPr="00C92B91">
        <w:rPr>
          <w:sz w:val="24"/>
          <w:szCs w:val="24"/>
        </w:rPr>
        <w:t xml:space="preserve"> the National Park Service’s Inventory and Monitoring </w:t>
      </w:r>
      <w:r w:rsidR="003F43A4">
        <w:rPr>
          <w:sz w:val="24"/>
          <w:szCs w:val="24"/>
        </w:rPr>
        <w:t>D</w:t>
      </w:r>
      <w:r w:rsidRPr="00C92B91">
        <w:rPr>
          <w:sz w:val="24"/>
          <w:szCs w:val="24"/>
        </w:rPr>
        <w:t xml:space="preserve">ivision. </w:t>
      </w:r>
    </w:p>
    <w:p w14:paraId="7D197759" w14:textId="5B1CF064" w:rsidR="00434434" w:rsidRDefault="00434434" w:rsidP="003F4AA3">
      <w:pPr>
        <w:rPr>
          <w:ins w:id="7" w:author="Ploughe, Laura W" w:date="2026-02-26T14:27:00Z" w16du:dateUtc="2026-02-26T21:27:00Z"/>
          <w:sz w:val="24"/>
          <w:szCs w:val="24"/>
        </w:rPr>
      </w:pPr>
      <w:ins w:id="8" w:author="Ploughe, Laura W" w:date="2026-02-26T14:27:00Z" w16du:dateUtc="2026-02-26T21:27:00Z">
        <w:r>
          <w:rPr>
            <w:sz w:val="24"/>
            <w:szCs w:val="24"/>
          </w:rPr>
          <w:t>Because data collection, management, quality assurance, and report</w:t>
        </w:r>
      </w:ins>
      <w:ins w:id="9" w:author="Ploughe, Laura W" w:date="2026-02-26T14:28:00Z" w16du:dateUtc="2026-02-26T21:28:00Z">
        <w:r>
          <w:rPr>
            <w:sz w:val="24"/>
            <w:szCs w:val="24"/>
          </w:rPr>
          <w:t xml:space="preserve">ing are structured operationally by monitoring protocol, this document is organized by protocol, with </w:t>
        </w:r>
        <w:r w:rsidR="00CD3EEF">
          <w:rPr>
            <w:sz w:val="24"/>
            <w:szCs w:val="24"/>
          </w:rPr>
          <w:t>associated vital signs identified for each.</w:t>
        </w:r>
      </w:ins>
    </w:p>
    <w:p w14:paraId="55B46A3B" w14:textId="7122C2B1" w:rsidR="00CD3EEF" w:rsidRDefault="00F36F7C" w:rsidP="003F4AA3">
      <w:pPr>
        <w:rPr>
          <w:ins w:id="10" w:author="Ploughe, Laura W" w:date="2026-02-26T14:33:00Z" w16du:dateUtc="2026-02-26T21:33:00Z"/>
          <w:sz w:val="24"/>
          <w:szCs w:val="24"/>
        </w:rPr>
      </w:pPr>
      <w:r w:rsidRPr="00C92B91">
        <w:rPr>
          <w:sz w:val="24"/>
          <w:szCs w:val="24"/>
        </w:rPr>
        <w:t xml:space="preserve">The </w:t>
      </w:r>
      <w:r w:rsidR="00EE47F0">
        <w:rPr>
          <w:sz w:val="24"/>
          <w:szCs w:val="24"/>
        </w:rPr>
        <w:t xml:space="preserve">monitoring protocols and </w:t>
      </w:r>
      <w:ins w:id="11" w:author="Ploughe, Laura W" w:date="2026-02-26T14:28:00Z" w16du:dateUtc="2026-02-26T21:28:00Z">
        <w:r w:rsidR="00CD3EEF">
          <w:rPr>
            <w:sz w:val="24"/>
            <w:szCs w:val="24"/>
          </w:rPr>
          <w:t xml:space="preserve">associated </w:t>
        </w:r>
      </w:ins>
      <w:r w:rsidRPr="00C92B91">
        <w:rPr>
          <w:sz w:val="24"/>
          <w:szCs w:val="24"/>
        </w:rPr>
        <w:t>vital signs monitored by SCPN include</w:t>
      </w:r>
      <w:ins w:id="12" w:author="Ploughe, Laura W" w:date="2026-02-26T14:29:00Z" w16du:dateUtc="2026-02-26T21:29:00Z">
        <w:r w:rsidR="00656EE1">
          <w:rPr>
            <w:sz w:val="24"/>
            <w:szCs w:val="24"/>
          </w:rPr>
          <w:t xml:space="preserve"> [Mon</w:t>
        </w:r>
        <w:r w:rsidR="00E67ABE">
          <w:rPr>
            <w:sz w:val="24"/>
            <w:szCs w:val="24"/>
          </w:rPr>
          <w:t>itoring Protocol (Vital Sign(s))</w:t>
        </w:r>
      </w:ins>
      <w:ins w:id="13" w:author="Ploughe, Laura W" w:date="2026-02-26T14:30:00Z" w16du:dateUtc="2026-02-26T21:30:00Z">
        <w:r w:rsidR="00E67ABE">
          <w:rPr>
            <w:sz w:val="24"/>
            <w:szCs w:val="24"/>
          </w:rPr>
          <w:t>]</w:t>
        </w:r>
      </w:ins>
      <w:ins w:id="14" w:author="Ploughe, Laura W" w:date="2026-02-26T14:28:00Z" w16du:dateUtc="2026-02-26T21:28:00Z">
        <w:r w:rsidR="00CD3EEF">
          <w:rPr>
            <w:sz w:val="24"/>
            <w:szCs w:val="24"/>
          </w:rPr>
          <w:t>:</w:t>
        </w:r>
      </w:ins>
    </w:p>
    <w:p w14:paraId="56DC930A" w14:textId="00729C43" w:rsidR="005A218A" w:rsidRDefault="005A218A" w:rsidP="005A218A">
      <w:pPr>
        <w:pStyle w:val="ListParagraph"/>
        <w:numPr>
          <w:ilvl w:val="0"/>
          <w:numId w:val="15"/>
        </w:numPr>
        <w:rPr>
          <w:ins w:id="15" w:author="Ploughe, Laura W" w:date="2026-02-26T14:38:00Z" w16du:dateUtc="2026-02-26T21:38:00Z"/>
          <w:sz w:val="24"/>
          <w:szCs w:val="24"/>
        </w:rPr>
      </w:pPr>
      <w:ins w:id="16" w:author="Ploughe, Laura W" w:date="2026-02-26T14:38:00Z" w16du:dateUtc="2026-02-26T21:38:00Z">
        <w:r w:rsidRPr="00D53844">
          <w:rPr>
            <w:sz w:val="24"/>
            <w:szCs w:val="24"/>
          </w:rPr>
          <w:t>Riparian (Alluvial Groundwater</w:t>
        </w:r>
        <w:r>
          <w:rPr>
            <w:sz w:val="24"/>
            <w:szCs w:val="24"/>
          </w:rPr>
          <w:t xml:space="preserve"> and </w:t>
        </w:r>
        <w:r w:rsidRPr="00D53844">
          <w:rPr>
            <w:sz w:val="24"/>
            <w:szCs w:val="24"/>
          </w:rPr>
          <w:t>Water Surface Flow)</w:t>
        </w:r>
      </w:ins>
    </w:p>
    <w:p w14:paraId="7862C6AD" w14:textId="77777777" w:rsidR="00201540" w:rsidRDefault="00775C6D" w:rsidP="00775C6D">
      <w:pPr>
        <w:pStyle w:val="ListParagraph"/>
        <w:numPr>
          <w:ilvl w:val="0"/>
          <w:numId w:val="15"/>
        </w:numPr>
        <w:rPr>
          <w:ins w:id="17" w:author="Ploughe, Laura W" w:date="2026-02-26T14:34:00Z" w16du:dateUtc="2026-02-26T21:34:00Z"/>
          <w:sz w:val="24"/>
          <w:szCs w:val="24"/>
        </w:rPr>
      </w:pPr>
      <w:ins w:id="18" w:author="Ploughe, Laura W" w:date="2026-02-26T14:33:00Z">
        <w:r w:rsidRPr="00F21341">
          <w:rPr>
            <w:sz w:val="24"/>
            <w:szCs w:val="24"/>
          </w:rPr>
          <w:t>Aquatic Macroinvertebrate (Aquatic Macroinvertebrates)</w:t>
        </w:r>
      </w:ins>
    </w:p>
    <w:p w14:paraId="1EDD2EAE" w14:textId="3F0AA342" w:rsidR="00E45094" w:rsidRPr="00F21341" w:rsidRDefault="00E45094" w:rsidP="00E45094">
      <w:pPr>
        <w:pStyle w:val="ListParagraph"/>
        <w:numPr>
          <w:ilvl w:val="0"/>
          <w:numId w:val="15"/>
        </w:numPr>
        <w:rPr>
          <w:ins w:id="19" w:author="Ploughe, Laura W" w:date="2026-02-26T14:34:00Z" w16du:dateUtc="2026-02-26T21:34:00Z"/>
          <w:sz w:val="24"/>
          <w:szCs w:val="24"/>
        </w:rPr>
      </w:pPr>
      <w:ins w:id="20" w:author="Ploughe, Laura W" w:date="2026-02-26T14:34:00Z" w16du:dateUtc="2026-02-26T21:34:00Z">
        <w:r w:rsidRPr="00E45094">
          <w:rPr>
            <w:sz w:val="24"/>
            <w:szCs w:val="24"/>
          </w:rPr>
          <w:t>Water Quality (Stream Water Quality).</w:t>
        </w:r>
      </w:ins>
    </w:p>
    <w:p w14:paraId="05E642F9" w14:textId="624FCB85" w:rsidR="00775C6D" w:rsidRDefault="00775C6D" w:rsidP="00775C6D">
      <w:pPr>
        <w:pStyle w:val="ListParagraph"/>
        <w:numPr>
          <w:ilvl w:val="0"/>
          <w:numId w:val="15"/>
        </w:numPr>
        <w:rPr>
          <w:ins w:id="21" w:author="Ploughe, Laura W" w:date="2026-02-26T14:35:00Z" w16du:dateUtc="2026-02-26T21:35:00Z"/>
          <w:sz w:val="24"/>
          <w:szCs w:val="24"/>
        </w:rPr>
      </w:pPr>
      <w:ins w:id="22" w:author="Ploughe, Laura W" w:date="2026-02-26T14:33:00Z">
        <w:r w:rsidRPr="00F21341">
          <w:rPr>
            <w:sz w:val="24"/>
            <w:szCs w:val="24"/>
          </w:rPr>
          <w:t>Integrated Upland (</w:t>
        </w:r>
      </w:ins>
      <w:ins w:id="23" w:author="Ploughe, Laura W" w:date="2026-02-26T14:35:00Z" w16du:dateUtc="2026-02-26T21:35:00Z">
        <w:r w:rsidR="00E45094" w:rsidRPr="003E6509">
          <w:rPr>
            <w:sz w:val="24"/>
            <w:szCs w:val="24"/>
          </w:rPr>
          <w:t>Upland Vegetation</w:t>
        </w:r>
        <w:r w:rsidR="00E45094" w:rsidRPr="00E45094">
          <w:rPr>
            <w:sz w:val="24"/>
            <w:szCs w:val="24"/>
          </w:rPr>
          <w:t xml:space="preserve"> </w:t>
        </w:r>
        <w:r w:rsidR="00E45094">
          <w:rPr>
            <w:sz w:val="24"/>
            <w:szCs w:val="24"/>
          </w:rPr>
          <w:t xml:space="preserve">and </w:t>
        </w:r>
      </w:ins>
      <w:ins w:id="24" w:author="Ploughe, Laura W" w:date="2026-02-26T14:33:00Z">
        <w:r w:rsidRPr="00F21341">
          <w:rPr>
            <w:sz w:val="24"/>
            <w:szCs w:val="24"/>
          </w:rPr>
          <w:t>Soil Aggregate Stability)</w:t>
        </w:r>
      </w:ins>
    </w:p>
    <w:p w14:paraId="2B9A6495" w14:textId="77777777" w:rsidR="00E45094" w:rsidRPr="00E45094" w:rsidRDefault="00E45094" w:rsidP="00E45094">
      <w:pPr>
        <w:pStyle w:val="ListParagraph"/>
        <w:numPr>
          <w:ilvl w:val="0"/>
          <w:numId w:val="15"/>
        </w:numPr>
        <w:rPr>
          <w:ins w:id="25" w:author="Ploughe, Laura W" w:date="2026-02-26T14:35:00Z" w16du:dateUtc="2026-02-26T21:35:00Z"/>
          <w:sz w:val="24"/>
          <w:szCs w:val="24"/>
        </w:rPr>
      </w:pPr>
      <w:ins w:id="26" w:author="Ploughe, Laura W" w:date="2026-02-26T14:35:00Z" w16du:dateUtc="2026-02-26T21:35:00Z">
        <w:r w:rsidRPr="00E45094">
          <w:rPr>
            <w:sz w:val="24"/>
            <w:szCs w:val="24"/>
          </w:rPr>
          <w:t>Landbird Monitoring Protocol Implementation Plan for Park Units in the Southern Colorado Plateau Network (Landbirds).</w:t>
        </w:r>
      </w:ins>
    </w:p>
    <w:p w14:paraId="6DA3F90F" w14:textId="6F588AE1" w:rsidR="00775C6D" w:rsidRPr="0014768C" w:rsidRDefault="00775C6D" w:rsidP="001D7C87">
      <w:pPr>
        <w:pStyle w:val="ListParagraph"/>
        <w:numPr>
          <w:ilvl w:val="0"/>
          <w:numId w:val="15"/>
        </w:numPr>
        <w:rPr>
          <w:ins w:id="27" w:author="Ploughe, Laura W" w:date="2026-02-26T14:33:00Z"/>
          <w:sz w:val="24"/>
          <w:szCs w:val="24"/>
        </w:rPr>
      </w:pPr>
      <w:ins w:id="28" w:author="Ploughe, Laura W" w:date="2026-02-26T14:33:00Z">
        <w:r w:rsidRPr="0014768C">
          <w:rPr>
            <w:sz w:val="24"/>
            <w:szCs w:val="24"/>
          </w:rPr>
          <w:t>Satellite-based Vegetation Phenology and Condition and Snow Cover Extent Monitoring Protocol for the Northern and Southern Colorado Plateau Networks (Land Surface Phenology).</w:t>
        </w:r>
      </w:ins>
    </w:p>
    <w:p w14:paraId="060E7FFE" w14:textId="64EB9C41" w:rsidR="003F4AA3" w:rsidRPr="0014768C" w:rsidRDefault="00E82764" w:rsidP="000820AB">
      <w:pPr>
        <w:rPr>
          <w:sz w:val="24"/>
          <w:szCs w:val="24"/>
        </w:rPr>
      </w:pPr>
      <w:del w:id="29" w:author="Ploughe, Laura W" w:date="2026-02-26T14:29:00Z" w16du:dateUtc="2026-02-26T21:29:00Z">
        <w:r w:rsidRPr="0014768C" w:rsidDel="00656EE1">
          <w:rPr>
            <w:sz w:val="24"/>
            <w:szCs w:val="24"/>
          </w:rPr>
          <w:delText xml:space="preserve"> [</w:delText>
        </w:r>
        <w:r w:rsidR="000A13D8" w:rsidRPr="0014768C" w:rsidDel="00656EE1">
          <w:rPr>
            <w:sz w:val="24"/>
            <w:szCs w:val="24"/>
          </w:rPr>
          <w:delText>Monitoring protocal</w:delText>
        </w:r>
        <w:r w:rsidRPr="0014768C" w:rsidDel="00656EE1">
          <w:rPr>
            <w:sz w:val="24"/>
            <w:szCs w:val="24"/>
          </w:rPr>
          <w:delText xml:space="preserve"> (</w:delText>
        </w:r>
        <w:r w:rsidR="000A13D8" w:rsidRPr="0014768C" w:rsidDel="00656EE1">
          <w:rPr>
            <w:sz w:val="24"/>
            <w:szCs w:val="24"/>
          </w:rPr>
          <w:delText>vital sign(s)</w:delText>
        </w:r>
        <w:r w:rsidRPr="0014768C" w:rsidDel="00656EE1">
          <w:rPr>
            <w:sz w:val="24"/>
            <w:szCs w:val="24"/>
          </w:rPr>
          <w:delText>)]</w:delText>
        </w:r>
        <w:r w:rsidR="00EF2318" w:rsidRPr="0014768C" w:rsidDel="00656EE1">
          <w:rPr>
            <w:sz w:val="24"/>
            <w:szCs w:val="24"/>
          </w:rPr>
          <w:delText>:</w:delText>
        </w:r>
        <w:r w:rsidR="00F36F7C" w:rsidRPr="0014768C" w:rsidDel="00656EE1">
          <w:rPr>
            <w:sz w:val="24"/>
            <w:szCs w:val="24"/>
          </w:rPr>
          <w:delText xml:space="preserve"> </w:delText>
        </w:r>
      </w:del>
      <w:del w:id="30" w:author="Ploughe, Laura W" w:date="2026-02-26T14:30:00Z" w16du:dateUtc="2026-02-26T21:30:00Z">
        <w:r w:rsidR="008057A1" w:rsidRPr="0014768C" w:rsidDel="004F50FF">
          <w:rPr>
            <w:sz w:val="24"/>
            <w:szCs w:val="24"/>
          </w:rPr>
          <w:delText xml:space="preserve">1) </w:delText>
        </w:r>
      </w:del>
      <w:del w:id="31" w:author="Ploughe, Laura W" w:date="2026-02-26T14:36:00Z" w16du:dateUtc="2026-02-26T21:36:00Z">
        <w:r w:rsidR="000A13D8" w:rsidRPr="0014768C" w:rsidDel="000820AB">
          <w:rPr>
            <w:sz w:val="24"/>
            <w:szCs w:val="24"/>
          </w:rPr>
          <w:delText>Riparian (</w:delText>
        </w:r>
        <w:r w:rsidR="00EF2318" w:rsidRPr="0014768C" w:rsidDel="000820AB">
          <w:rPr>
            <w:sz w:val="24"/>
            <w:szCs w:val="24"/>
          </w:rPr>
          <w:delText xml:space="preserve">Alluvial </w:delText>
        </w:r>
        <w:r w:rsidR="00AA6C84" w:rsidRPr="0014768C" w:rsidDel="000820AB">
          <w:rPr>
            <w:sz w:val="24"/>
            <w:szCs w:val="24"/>
          </w:rPr>
          <w:delText>G</w:delText>
        </w:r>
        <w:r w:rsidR="00EF2318" w:rsidRPr="0014768C" w:rsidDel="000820AB">
          <w:rPr>
            <w:sz w:val="24"/>
            <w:szCs w:val="24"/>
          </w:rPr>
          <w:delText>roundwater</w:delText>
        </w:r>
        <w:r w:rsidR="009E1DF4" w:rsidRPr="0014768C" w:rsidDel="000820AB">
          <w:rPr>
            <w:sz w:val="24"/>
            <w:szCs w:val="24"/>
          </w:rPr>
          <w:delText xml:space="preserve"> and </w:delText>
        </w:r>
        <w:r w:rsidR="00AA6C84" w:rsidRPr="0014768C" w:rsidDel="000820AB">
          <w:rPr>
            <w:sz w:val="24"/>
            <w:szCs w:val="24"/>
          </w:rPr>
          <w:delText>S</w:delText>
        </w:r>
        <w:r w:rsidR="00EF2318" w:rsidRPr="0014768C" w:rsidDel="000820AB">
          <w:rPr>
            <w:sz w:val="24"/>
            <w:szCs w:val="24"/>
          </w:rPr>
          <w:delText xml:space="preserve">urface </w:delText>
        </w:r>
        <w:r w:rsidR="00AA6C84" w:rsidRPr="0014768C" w:rsidDel="000820AB">
          <w:rPr>
            <w:sz w:val="24"/>
            <w:szCs w:val="24"/>
          </w:rPr>
          <w:delText>W</w:delText>
        </w:r>
        <w:r w:rsidR="00EF2318" w:rsidRPr="0014768C" w:rsidDel="000820AB">
          <w:rPr>
            <w:sz w:val="24"/>
            <w:szCs w:val="24"/>
          </w:rPr>
          <w:delText xml:space="preserve">ater </w:delText>
        </w:r>
        <w:r w:rsidR="00AA6C84" w:rsidRPr="0014768C" w:rsidDel="000820AB">
          <w:rPr>
            <w:sz w:val="24"/>
            <w:szCs w:val="24"/>
          </w:rPr>
          <w:delText>F</w:delText>
        </w:r>
        <w:r w:rsidR="00EF2318" w:rsidRPr="0014768C" w:rsidDel="000820AB">
          <w:rPr>
            <w:sz w:val="24"/>
            <w:szCs w:val="24"/>
          </w:rPr>
          <w:delText>low</w:delText>
        </w:r>
      </w:del>
      <w:del w:id="32" w:author="Ploughe, Laura W" w:date="2026-02-26T14:30:00Z" w16du:dateUtc="2026-02-26T21:30:00Z">
        <w:r w:rsidR="008057A1" w:rsidRPr="0014768C" w:rsidDel="004F50FF">
          <w:rPr>
            <w:sz w:val="24"/>
            <w:szCs w:val="24"/>
          </w:rPr>
          <w:delText>3</w:delText>
        </w:r>
      </w:del>
      <w:del w:id="33" w:author="Ploughe, Laura W" w:date="2026-02-26T14:36:00Z" w16du:dateUtc="2026-02-26T21:36:00Z">
        <w:r w:rsidR="008057A1" w:rsidRPr="0014768C" w:rsidDel="000820AB">
          <w:rPr>
            <w:sz w:val="24"/>
            <w:szCs w:val="24"/>
          </w:rPr>
          <w:delText xml:space="preserve">) </w:delText>
        </w:r>
        <w:r w:rsidR="00EE3544" w:rsidRPr="0014768C" w:rsidDel="000820AB">
          <w:rPr>
            <w:sz w:val="24"/>
            <w:szCs w:val="24"/>
          </w:rPr>
          <w:delText>Aquatic Macroinvertebrates (</w:delText>
        </w:r>
        <w:r w:rsidR="001F6D00" w:rsidRPr="0014768C" w:rsidDel="000820AB">
          <w:rPr>
            <w:sz w:val="24"/>
            <w:szCs w:val="24"/>
          </w:rPr>
          <w:delText>Aquatic Macroinvertebrate)</w:delText>
        </w:r>
      </w:del>
      <w:del w:id="34" w:author="Ploughe, Laura W" w:date="2026-02-26T14:31:00Z" w16du:dateUtc="2026-02-26T21:31:00Z">
        <w:r w:rsidR="001F6D00" w:rsidRPr="0014768C" w:rsidDel="00174D3F">
          <w:rPr>
            <w:sz w:val="24"/>
            <w:szCs w:val="24"/>
          </w:rPr>
          <w:delText>,</w:delText>
        </w:r>
        <w:r w:rsidR="00A91EE7" w:rsidRPr="0014768C" w:rsidDel="00174D3F">
          <w:rPr>
            <w:sz w:val="24"/>
            <w:szCs w:val="24"/>
          </w:rPr>
          <w:delText xml:space="preserve"> </w:delText>
        </w:r>
        <w:r w:rsidR="000E3804" w:rsidRPr="0014768C" w:rsidDel="003B100E">
          <w:rPr>
            <w:sz w:val="24"/>
            <w:szCs w:val="24"/>
          </w:rPr>
          <w:delText xml:space="preserve">4) </w:delText>
        </w:r>
      </w:del>
      <w:del w:id="35" w:author="Ploughe, Laura W" w:date="2026-02-26T14:36:00Z" w16du:dateUtc="2026-02-26T21:36:00Z">
        <w:r w:rsidR="00A91EE7" w:rsidRPr="0014768C" w:rsidDel="000820AB">
          <w:rPr>
            <w:sz w:val="24"/>
            <w:szCs w:val="24"/>
          </w:rPr>
          <w:delText>Landbirds (</w:delText>
        </w:r>
        <w:r w:rsidR="00CF11DB" w:rsidRPr="0014768C" w:rsidDel="000820AB">
          <w:rPr>
            <w:sz w:val="24"/>
            <w:szCs w:val="24"/>
          </w:rPr>
          <w:delText>Landbird</w:delText>
        </w:r>
      </w:del>
      <w:del w:id="36" w:author="Ploughe, Laura W" w:date="2026-02-26T14:31:00Z" w16du:dateUtc="2026-02-26T21:31:00Z">
        <w:r w:rsidR="00CF11DB" w:rsidRPr="0014768C" w:rsidDel="003B100E">
          <w:rPr>
            <w:sz w:val="24"/>
            <w:szCs w:val="24"/>
          </w:rPr>
          <w:delText>),</w:delText>
        </w:r>
        <w:r w:rsidR="000E3804" w:rsidRPr="0014768C" w:rsidDel="003B100E">
          <w:rPr>
            <w:sz w:val="24"/>
            <w:szCs w:val="24"/>
          </w:rPr>
          <w:delText xml:space="preserve"> 5) </w:delText>
        </w:r>
      </w:del>
      <w:del w:id="37" w:author="Ploughe, Laura W" w:date="2026-02-26T14:36:00Z" w16du:dateUtc="2026-02-26T21:36:00Z">
        <w:r w:rsidR="00E04CE6" w:rsidRPr="0014768C" w:rsidDel="000820AB">
          <w:rPr>
            <w:sz w:val="24"/>
            <w:szCs w:val="24"/>
          </w:rPr>
          <w:delText>Integrated Upland (</w:delText>
        </w:r>
        <w:r w:rsidR="00B62183" w:rsidRPr="0014768C" w:rsidDel="000820AB">
          <w:rPr>
            <w:sz w:val="24"/>
            <w:szCs w:val="24"/>
          </w:rPr>
          <w:delText xml:space="preserve">Upland Vegetation </w:delText>
        </w:r>
        <w:r w:rsidR="00E5760D" w:rsidRPr="0014768C" w:rsidDel="000820AB">
          <w:rPr>
            <w:sz w:val="24"/>
            <w:szCs w:val="24"/>
          </w:rPr>
          <w:delText xml:space="preserve">and </w:delText>
        </w:r>
        <w:r w:rsidR="009E1DF4" w:rsidRPr="0014768C" w:rsidDel="000820AB">
          <w:rPr>
            <w:sz w:val="24"/>
            <w:szCs w:val="24"/>
          </w:rPr>
          <w:delText>)</w:delText>
        </w:r>
        <w:r w:rsidR="00E5760D" w:rsidRPr="0014768C" w:rsidDel="000820AB">
          <w:rPr>
            <w:sz w:val="24"/>
            <w:szCs w:val="24"/>
          </w:rPr>
          <w:delText xml:space="preserve">, 7) </w:delText>
        </w:r>
        <w:r w:rsidR="00D336F1" w:rsidRPr="0014768C" w:rsidDel="000820AB">
          <w:rPr>
            <w:sz w:val="24"/>
            <w:szCs w:val="24"/>
          </w:rPr>
          <w:delText>Water Quality of Streams (Water Quality)</w:delText>
        </w:r>
        <w:r w:rsidR="00E5760D" w:rsidRPr="0014768C" w:rsidDel="000820AB">
          <w:rPr>
            <w:sz w:val="24"/>
            <w:szCs w:val="24"/>
          </w:rPr>
          <w:delText xml:space="preserve">, </w:delText>
        </w:r>
        <w:r w:rsidR="004424F5" w:rsidRPr="0014768C" w:rsidDel="000820AB">
          <w:rPr>
            <w:sz w:val="24"/>
            <w:szCs w:val="24"/>
          </w:rPr>
          <w:delText xml:space="preserve">and </w:delText>
        </w:r>
        <w:r w:rsidR="00E5760D" w:rsidRPr="0014768C" w:rsidDel="000820AB">
          <w:rPr>
            <w:sz w:val="24"/>
            <w:szCs w:val="24"/>
          </w:rPr>
          <w:delText xml:space="preserve">8) </w:delText>
        </w:r>
        <w:r w:rsidR="00101CC2" w:rsidRPr="0014768C" w:rsidDel="000820AB">
          <w:rPr>
            <w:sz w:val="24"/>
            <w:szCs w:val="24"/>
          </w:rPr>
          <w:delText xml:space="preserve">Land Surface </w:delText>
        </w:r>
        <w:r w:rsidR="00740FCC" w:rsidRPr="0014768C" w:rsidDel="000820AB">
          <w:rPr>
            <w:sz w:val="24"/>
            <w:szCs w:val="24"/>
          </w:rPr>
          <w:delText>Phenology and Condition (Satellite-based Vegetation Phenology and Condition, and Snow Cover Extent).</w:delText>
        </w:r>
        <w:r w:rsidR="003F4AA3" w:rsidRPr="0014768C" w:rsidDel="000820AB">
          <w:rPr>
            <w:sz w:val="24"/>
            <w:szCs w:val="24"/>
          </w:rPr>
          <w:delText xml:space="preserve"> </w:delText>
        </w:r>
      </w:del>
      <w:r w:rsidR="003F4AA3" w:rsidRPr="0014768C">
        <w:rPr>
          <w:sz w:val="24"/>
          <w:szCs w:val="24"/>
        </w:rPr>
        <w:t>The SCPN also supports three automated climate monitoring stations that were inherited by parks (NAVA, PEFO, WUPA) after stations were abandoned when NOAA discontinued the Regional Climate Reference Network program.</w:t>
      </w:r>
    </w:p>
    <w:p w14:paraId="402A2E33" w14:textId="0A919600" w:rsidR="00F36F7C" w:rsidRPr="00C92B91" w:rsidRDefault="00F36F7C" w:rsidP="00F36F7C">
      <w:pPr>
        <w:rPr>
          <w:sz w:val="24"/>
          <w:szCs w:val="24"/>
        </w:rPr>
      </w:pPr>
      <w:r w:rsidRPr="00C92B91">
        <w:rPr>
          <w:sz w:val="24"/>
          <w:szCs w:val="24"/>
        </w:rPr>
        <w:t xml:space="preserve">The purpose of this guide is to support consistent and transparent data management practices across the network. It is intended as a working document for field staff, data managers, and program </w:t>
      </w:r>
      <w:proofErr w:type="gramStart"/>
      <w:r w:rsidRPr="00C92B91">
        <w:rPr>
          <w:sz w:val="24"/>
          <w:szCs w:val="24"/>
        </w:rPr>
        <w:t>leads</w:t>
      </w:r>
      <w:proofErr w:type="gramEnd"/>
      <w:r w:rsidRPr="00C92B91">
        <w:rPr>
          <w:sz w:val="24"/>
          <w:szCs w:val="24"/>
        </w:rPr>
        <w:t>, serving both as a reference for current workflows and a tool to identify future needs and areas for improvement.</w:t>
      </w:r>
      <w:r w:rsidR="007A3625" w:rsidRPr="00C92B91">
        <w:rPr>
          <w:sz w:val="24"/>
          <w:szCs w:val="24"/>
        </w:rPr>
        <w:t xml:space="preserve"> Each section of this document describes the ideal data life cycle for a given </w:t>
      </w:r>
      <w:r w:rsidR="008D04D8">
        <w:rPr>
          <w:sz w:val="24"/>
          <w:szCs w:val="24"/>
        </w:rPr>
        <w:t>monitoring protocol</w:t>
      </w:r>
      <w:r w:rsidR="007A3625" w:rsidRPr="00C92B91">
        <w:rPr>
          <w:sz w:val="24"/>
          <w:szCs w:val="24"/>
        </w:rPr>
        <w:t xml:space="preserve">, identifies roles and responsibilities for each task, and summarizes current operation status of those tasks as of </w:t>
      </w:r>
      <w:r w:rsidR="0042460F">
        <w:rPr>
          <w:sz w:val="24"/>
          <w:szCs w:val="24"/>
        </w:rPr>
        <w:t>December</w:t>
      </w:r>
      <w:r w:rsidR="0042460F" w:rsidRPr="00C92B91">
        <w:rPr>
          <w:sz w:val="24"/>
          <w:szCs w:val="24"/>
        </w:rPr>
        <w:t xml:space="preserve"> </w:t>
      </w:r>
      <w:r w:rsidR="007A3625" w:rsidRPr="00C92B91">
        <w:rPr>
          <w:sz w:val="24"/>
          <w:szCs w:val="24"/>
        </w:rPr>
        <w:t>2025.</w:t>
      </w:r>
      <w:r w:rsidR="00505D2A">
        <w:rPr>
          <w:sz w:val="24"/>
          <w:szCs w:val="24"/>
        </w:rPr>
        <w:t xml:space="preserve"> </w:t>
      </w:r>
    </w:p>
    <w:p w14:paraId="4B3E6DA4" w14:textId="18F37C5B" w:rsidR="007A3625" w:rsidRPr="00C92B91" w:rsidRDefault="00F36F7C" w:rsidP="007A3625">
      <w:pPr>
        <w:spacing w:after="0"/>
        <w:rPr>
          <w:sz w:val="24"/>
          <w:szCs w:val="24"/>
        </w:rPr>
      </w:pPr>
      <w:r w:rsidRPr="00C92B91">
        <w:rPr>
          <w:sz w:val="24"/>
          <w:szCs w:val="24"/>
        </w:rPr>
        <w:t xml:space="preserve">Tasks are </w:t>
      </w:r>
      <w:r w:rsidR="007A3625" w:rsidRPr="00C92B91">
        <w:rPr>
          <w:sz w:val="24"/>
          <w:szCs w:val="24"/>
        </w:rPr>
        <w:t xml:space="preserve">grouped </w:t>
      </w:r>
      <w:r w:rsidRPr="00C92B91">
        <w:rPr>
          <w:sz w:val="24"/>
          <w:szCs w:val="24"/>
        </w:rPr>
        <w:t>by type</w:t>
      </w:r>
      <w:r w:rsidR="007A3625" w:rsidRPr="00C92B91">
        <w:rPr>
          <w:sz w:val="24"/>
          <w:szCs w:val="24"/>
        </w:rPr>
        <w:t>:</w:t>
      </w:r>
      <w:r w:rsidRPr="00C92B91">
        <w:rPr>
          <w:sz w:val="24"/>
          <w:szCs w:val="24"/>
        </w:rPr>
        <w:t xml:space="preserve"> </w:t>
      </w:r>
    </w:p>
    <w:p w14:paraId="605C072A" w14:textId="39433E0C" w:rsidR="007A3625" w:rsidRPr="00C92B91" w:rsidRDefault="007A3625" w:rsidP="007A3625">
      <w:pPr>
        <w:pStyle w:val="ListParagraph"/>
        <w:numPr>
          <w:ilvl w:val="0"/>
          <w:numId w:val="13"/>
        </w:numPr>
        <w:spacing w:after="0"/>
        <w:rPr>
          <w:sz w:val="24"/>
          <w:szCs w:val="24"/>
        </w:rPr>
      </w:pPr>
      <w:r w:rsidRPr="00C92B91">
        <w:rPr>
          <w:sz w:val="24"/>
          <w:szCs w:val="24"/>
        </w:rPr>
        <w:t>D</w:t>
      </w:r>
      <w:r w:rsidR="00F36F7C" w:rsidRPr="00C92B91">
        <w:rPr>
          <w:sz w:val="24"/>
          <w:szCs w:val="24"/>
        </w:rPr>
        <w:t>ata collection and preparation</w:t>
      </w:r>
    </w:p>
    <w:p w14:paraId="10BE4A70" w14:textId="63B02467" w:rsidR="007A3625" w:rsidRPr="00C92B91" w:rsidRDefault="007A3625" w:rsidP="007A3625">
      <w:pPr>
        <w:pStyle w:val="ListParagraph"/>
        <w:numPr>
          <w:ilvl w:val="0"/>
          <w:numId w:val="13"/>
        </w:numPr>
        <w:spacing w:after="0"/>
        <w:rPr>
          <w:sz w:val="24"/>
          <w:szCs w:val="24"/>
        </w:rPr>
      </w:pPr>
      <w:r w:rsidRPr="00C92B91">
        <w:rPr>
          <w:sz w:val="24"/>
          <w:szCs w:val="24"/>
        </w:rPr>
        <w:t>D</w:t>
      </w:r>
      <w:r w:rsidR="00F36F7C" w:rsidRPr="00C92B91">
        <w:rPr>
          <w:sz w:val="24"/>
          <w:szCs w:val="24"/>
        </w:rPr>
        <w:t>ata processing</w:t>
      </w:r>
    </w:p>
    <w:p w14:paraId="07B010FC" w14:textId="583AE349" w:rsidR="007A3625" w:rsidRPr="00C92B91" w:rsidRDefault="007A3625" w:rsidP="007A3625">
      <w:pPr>
        <w:pStyle w:val="ListParagraph"/>
        <w:numPr>
          <w:ilvl w:val="0"/>
          <w:numId w:val="13"/>
        </w:numPr>
        <w:spacing w:after="0"/>
        <w:rPr>
          <w:sz w:val="24"/>
          <w:szCs w:val="24"/>
        </w:rPr>
      </w:pPr>
      <w:r w:rsidRPr="00C92B91">
        <w:rPr>
          <w:sz w:val="24"/>
          <w:szCs w:val="24"/>
        </w:rPr>
        <w:lastRenderedPageBreak/>
        <w:t>D</w:t>
      </w:r>
      <w:r w:rsidR="00F36F7C" w:rsidRPr="00C92B91">
        <w:rPr>
          <w:sz w:val="24"/>
          <w:szCs w:val="24"/>
        </w:rPr>
        <w:t>ata analysis, reporting, and publication</w:t>
      </w:r>
    </w:p>
    <w:p w14:paraId="0384F0A6" w14:textId="77777777" w:rsidR="007A3625" w:rsidRPr="00C92B91" w:rsidRDefault="007A3625" w:rsidP="007A3625">
      <w:pPr>
        <w:pStyle w:val="ListParagraph"/>
        <w:spacing w:after="0"/>
        <w:rPr>
          <w:sz w:val="24"/>
          <w:szCs w:val="24"/>
        </w:rPr>
      </w:pPr>
    </w:p>
    <w:p w14:paraId="0C2459EB" w14:textId="1B7C4AD5" w:rsidR="00F36F7C" w:rsidRPr="00C92B91" w:rsidRDefault="00F36F7C" w:rsidP="007A3625">
      <w:pPr>
        <w:spacing w:after="0"/>
        <w:rPr>
          <w:sz w:val="24"/>
          <w:szCs w:val="24"/>
        </w:rPr>
      </w:pPr>
      <w:r w:rsidRPr="00C92B91">
        <w:rPr>
          <w:sz w:val="24"/>
          <w:szCs w:val="24"/>
        </w:rPr>
        <w:t xml:space="preserve">Each task is </w:t>
      </w:r>
      <w:r w:rsidR="007A3625" w:rsidRPr="00C92B91">
        <w:rPr>
          <w:sz w:val="24"/>
          <w:szCs w:val="24"/>
        </w:rPr>
        <w:t xml:space="preserve">also assigned a </w:t>
      </w:r>
      <w:r w:rsidRPr="00C92B91">
        <w:rPr>
          <w:sz w:val="24"/>
          <w:szCs w:val="24"/>
        </w:rPr>
        <w:t>status:</w:t>
      </w:r>
    </w:p>
    <w:p w14:paraId="5F2E26E1" w14:textId="5552BD14" w:rsidR="00F36F7C" w:rsidRPr="009E65B4" w:rsidRDefault="00F36F7C" w:rsidP="007A3625">
      <w:pPr>
        <w:numPr>
          <w:ilvl w:val="0"/>
          <w:numId w:val="11"/>
        </w:numPr>
        <w:spacing w:after="0"/>
        <w:rPr>
          <w:sz w:val="24"/>
          <w:szCs w:val="24"/>
        </w:rPr>
      </w:pPr>
      <w:r w:rsidRPr="009E65B4">
        <w:rPr>
          <w:b/>
          <w:bCs/>
          <w:sz w:val="24"/>
          <w:szCs w:val="24"/>
        </w:rPr>
        <w:t>Operational</w:t>
      </w:r>
      <w:r w:rsidRPr="009E65B4">
        <w:rPr>
          <w:sz w:val="24"/>
          <w:szCs w:val="24"/>
        </w:rPr>
        <w:t xml:space="preserve">: Task is currently </w:t>
      </w:r>
      <w:r w:rsidR="00000095" w:rsidRPr="009E65B4">
        <w:rPr>
          <w:sz w:val="24"/>
          <w:szCs w:val="24"/>
        </w:rPr>
        <w:t>functioning</w:t>
      </w:r>
      <w:r w:rsidRPr="009E65B4">
        <w:rPr>
          <w:sz w:val="24"/>
          <w:szCs w:val="24"/>
        </w:rPr>
        <w:t xml:space="preserve"> but may require </w:t>
      </w:r>
      <w:r w:rsidR="00000095" w:rsidRPr="009E65B4">
        <w:rPr>
          <w:sz w:val="24"/>
          <w:szCs w:val="24"/>
        </w:rPr>
        <w:t xml:space="preserve">ongoing </w:t>
      </w:r>
      <w:r w:rsidRPr="009E65B4">
        <w:rPr>
          <w:sz w:val="24"/>
          <w:szCs w:val="24"/>
        </w:rPr>
        <w:t>maintenance or minor updates</w:t>
      </w:r>
      <w:r w:rsidR="00C92B91" w:rsidRPr="009E65B4">
        <w:rPr>
          <w:sz w:val="24"/>
          <w:szCs w:val="24"/>
        </w:rPr>
        <w:t>.</w:t>
      </w:r>
    </w:p>
    <w:p w14:paraId="26E1CF29" w14:textId="2003A733" w:rsidR="00D10381" w:rsidRPr="009E65B4" w:rsidRDefault="00D10381" w:rsidP="007A3625">
      <w:pPr>
        <w:numPr>
          <w:ilvl w:val="0"/>
          <w:numId w:val="11"/>
        </w:numPr>
        <w:spacing w:after="0"/>
        <w:rPr>
          <w:sz w:val="24"/>
          <w:szCs w:val="24"/>
        </w:rPr>
      </w:pPr>
      <w:r w:rsidRPr="009E65B4">
        <w:rPr>
          <w:b/>
          <w:bCs/>
          <w:sz w:val="24"/>
          <w:szCs w:val="24"/>
        </w:rPr>
        <w:t>In prog</w:t>
      </w:r>
      <w:r w:rsidR="00DB167E" w:rsidRPr="009E65B4">
        <w:rPr>
          <w:b/>
          <w:bCs/>
          <w:sz w:val="24"/>
          <w:szCs w:val="24"/>
        </w:rPr>
        <w:t>r</w:t>
      </w:r>
      <w:r w:rsidRPr="009E65B4">
        <w:rPr>
          <w:b/>
          <w:bCs/>
          <w:sz w:val="24"/>
          <w:szCs w:val="24"/>
        </w:rPr>
        <w:t>ess</w:t>
      </w:r>
      <w:r w:rsidRPr="009E65B4">
        <w:rPr>
          <w:sz w:val="24"/>
          <w:szCs w:val="24"/>
        </w:rPr>
        <w:t xml:space="preserve">: </w:t>
      </w:r>
      <w:r w:rsidR="00BF42C6" w:rsidRPr="009E65B4">
        <w:rPr>
          <w:sz w:val="24"/>
          <w:szCs w:val="24"/>
        </w:rPr>
        <w:t>Task is actively underway with resources assigned; completion planned in current cycle</w:t>
      </w:r>
    </w:p>
    <w:p w14:paraId="08967383" w14:textId="102178E9" w:rsidR="00F36F7C" w:rsidRPr="009E65B4" w:rsidRDefault="00F36F7C" w:rsidP="007A3625">
      <w:pPr>
        <w:numPr>
          <w:ilvl w:val="0"/>
          <w:numId w:val="11"/>
        </w:numPr>
        <w:spacing w:after="0"/>
        <w:rPr>
          <w:sz w:val="24"/>
          <w:szCs w:val="24"/>
        </w:rPr>
      </w:pPr>
      <w:r w:rsidRPr="009E65B4">
        <w:rPr>
          <w:b/>
          <w:bCs/>
          <w:sz w:val="24"/>
          <w:szCs w:val="24"/>
        </w:rPr>
        <w:t>Needs to be updated</w:t>
      </w:r>
      <w:r w:rsidR="000F7924" w:rsidRPr="009E65B4">
        <w:rPr>
          <w:b/>
          <w:bCs/>
          <w:sz w:val="24"/>
          <w:szCs w:val="24"/>
        </w:rPr>
        <w:t xml:space="preserve">: </w:t>
      </w:r>
      <w:r w:rsidR="000F7924" w:rsidRPr="009E65B4">
        <w:rPr>
          <w:sz w:val="24"/>
          <w:szCs w:val="24"/>
        </w:rPr>
        <w:t>Task requires a major update or rebuild for lifecycle to continue; update is not yet possible until one or more</w:t>
      </w:r>
      <w:r w:rsidR="002E1AFA" w:rsidRPr="009E65B4">
        <w:rPr>
          <w:sz w:val="24"/>
          <w:szCs w:val="24"/>
        </w:rPr>
        <w:t xml:space="preserve"> ‘In progress’ tasks are complete.</w:t>
      </w:r>
    </w:p>
    <w:p w14:paraId="0EDA200A" w14:textId="28B23A74" w:rsidR="00F36F7C" w:rsidRPr="009E65B4" w:rsidRDefault="00F36F7C" w:rsidP="007A3625">
      <w:pPr>
        <w:numPr>
          <w:ilvl w:val="0"/>
          <w:numId w:val="11"/>
        </w:numPr>
        <w:spacing w:after="0"/>
        <w:rPr>
          <w:sz w:val="24"/>
          <w:szCs w:val="24"/>
        </w:rPr>
      </w:pPr>
      <w:r w:rsidRPr="009E65B4">
        <w:rPr>
          <w:b/>
          <w:bCs/>
          <w:sz w:val="24"/>
          <w:szCs w:val="24"/>
        </w:rPr>
        <w:t>Outstanding</w:t>
      </w:r>
      <w:r w:rsidRPr="009E65B4">
        <w:rPr>
          <w:sz w:val="24"/>
          <w:szCs w:val="24"/>
        </w:rPr>
        <w:t>: Task is not yet implemented</w:t>
      </w:r>
      <w:r w:rsidR="00000095" w:rsidRPr="009E65B4">
        <w:rPr>
          <w:sz w:val="24"/>
          <w:szCs w:val="24"/>
        </w:rPr>
        <w:t xml:space="preserve"> and requires the most development</w:t>
      </w:r>
      <w:r w:rsidR="00C92B91" w:rsidRPr="009E65B4">
        <w:rPr>
          <w:sz w:val="24"/>
          <w:szCs w:val="24"/>
        </w:rPr>
        <w:t>.</w:t>
      </w:r>
    </w:p>
    <w:p w14:paraId="4827C3DD" w14:textId="7727A0CA" w:rsidR="00000095" w:rsidRPr="009E65B4" w:rsidRDefault="00000095" w:rsidP="007A3625">
      <w:pPr>
        <w:numPr>
          <w:ilvl w:val="0"/>
          <w:numId w:val="11"/>
        </w:numPr>
        <w:spacing w:after="0"/>
        <w:rPr>
          <w:sz w:val="24"/>
          <w:szCs w:val="24"/>
        </w:rPr>
      </w:pPr>
      <w:r w:rsidRPr="009E65B4">
        <w:rPr>
          <w:b/>
          <w:bCs/>
          <w:sz w:val="24"/>
          <w:szCs w:val="24"/>
        </w:rPr>
        <w:t>Highly variable (Lab)</w:t>
      </w:r>
      <w:r w:rsidRPr="009E65B4">
        <w:rPr>
          <w:sz w:val="24"/>
          <w:szCs w:val="24"/>
        </w:rPr>
        <w:t>: Task is subject to external variability or delays, often associated with laboratory timelines</w:t>
      </w:r>
      <w:r w:rsidR="00C92B91" w:rsidRPr="009E65B4">
        <w:rPr>
          <w:sz w:val="24"/>
          <w:szCs w:val="24"/>
        </w:rPr>
        <w:t>.</w:t>
      </w:r>
    </w:p>
    <w:p w14:paraId="782AB7FF" w14:textId="43CE4E15" w:rsidR="00000095" w:rsidRPr="009E65B4" w:rsidRDefault="00000095" w:rsidP="007A3625">
      <w:pPr>
        <w:numPr>
          <w:ilvl w:val="0"/>
          <w:numId w:val="11"/>
        </w:numPr>
        <w:spacing w:after="0"/>
        <w:rPr>
          <w:sz w:val="24"/>
          <w:szCs w:val="24"/>
        </w:rPr>
      </w:pPr>
      <w:r w:rsidRPr="009E65B4">
        <w:rPr>
          <w:b/>
          <w:bCs/>
          <w:sz w:val="24"/>
          <w:szCs w:val="24"/>
        </w:rPr>
        <w:t xml:space="preserve">Future </w:t>
      </w:r>
      <w:r w:rsidR="002E1AFA" w:rsidRPr="009E65B4">
        <w:rPr>
          <w:b/>
          <w:bCs/>
          <w:sz w:val="24"/>
          <w:szCs w:val="24"/>
        </w:rPr>
        <w:t>development</w:t>
      </w:r>
      <w:r w:rsidRPr="009E65B4">
        <w:rPr>
          <w:sz w:val="24"/>
          <w:szCs w:val="24"/>
        </w:rPr>
        <w:t xml:space="preserve">: </w:t>
      </w:r>
      <w:r w:rsidR="00A340AA" w:rsidRPr="00846F71">
        <w:rPr>
          <w:sz w:val="24"/>
          <w:szCs w:val="24"/>
        </w:rPr>
        <w:t xml:space="preserve">Task </w:t>
      </w:r>
      <w:r w:rsidR="00A340AA" w:rsidRPr="009E65B4">
        <w:rPr>
          <w:sz w:val="24"/>
          <w:szCs w:val="24"/>
        </w:rPr>
        <w:t>is intended to improve efficiency and cannot be completed until ‘In progress’ tasks are complete.</w:t>
      </w:r>
    </w:p>
    <w:p w14:paraId="67E946F4" w14:textId="77777777" w:rsidR="007A3625" w:rsidRPr="00C92B91" w:rsidRDefault="007A3625" w:rsidP="007A3625">
      <w:pPr>
        <w:spacing w:after="0"/>
        <w:ind w:left="720"/>
        <w:rPr>
          <w:sz w:val="24"/>
          <w:szCs w:val="24"/>
        </w:rPr>
      </w:pPr>
    </w:p>
    <w:p w14:paraId="166C8496" w14:textId="294E095E" w:rsidR="00F36F7C" w:rsidRPr="00C92B91" w:rsidRDefault="007A3625" w:rsidP="007A3625">
      <w:pPr>
        <w:spacing w:after="0"/>
        <w:rPr>
          <w:sz w:val="24"/>
          <w:szCs w:val="24"/>
        </w:rPr>
      </w:pPr>
      <w:r w:rsidRPr="00C92B91">
        <w:rPr>
          <w:sz w:val="24"/>
          <w:szCs w:val="24"/>
        </w:rPr>
        <w:t xml:space="preserve">Finally, each task is labeled with the </w:t>
      </w:r>
      <w:r w:rsidRPr="00C92B91">
        <w:rPr>
          <w:b/>
          <w:bCs/>
          <w:sz w:val="24"/>
          <w:szCs w:val="24"/>
        </w:rPr>
        <w:t>role(s)</w:t>
      </w:r>
      <w:r w:rsidRPr="00C92B91">
        <w:rPr>
          <w:sz w:val="24"/>
          <w:szCs w:val="24"/>
        </w:rPr>
        <w:t xml:space="preserve"> responsible for its completion:</w:t>
      </w:r>
    </w:p>
    <w:p w14:paraId="5B1662C3" w14:textId="77777777" w:rsidR="007A3625" w:rsidRPr="00C92B91" w:rsidRDefault="007A3625" w:rsidP="007A3625">
      <w:pPr>
        <w:pStyle w:val="ListParagraph"/>
        <w:numPr>
          <w:ilvl w:val="0"/>
          <w:numId w:val="12"/>
        </w:numPr>
        <w:spacing w:after="0"/>
        <w:rPr>
          <w:sz w:val="24"/>
          <w:szCs w:val="24"/>
        </w:rPr>
      </w:pPr>
      <w:proofErr w:type="gramStart"/>
      <w:r w:rsidRPr="00C92B91">
        <w:rPr>
          <w:b/>
          <w:bCs/>
          <w:sz w:val="24"/>
          <w:szCs w:val="24"/>
        </w:rPr>
        <w:t xml:space="preserve">PL </w:t>
      </w:r>
      <w:r w:rsidRPr="00C92B91">
        <w:rPr>
          <w:sz w:val="24"/>
          <w:szCs w:val="24"/>
        </w:rPr>
        <w:t xml:space="preserve"> =</w:t>
      </w:r>
      <w:proofErr w:type="gramEnd"/>
      <w:r w:rsidRPr="00C92B91">
        <w:rPr>
          <w:sz w:val="24"/>
          <w:szCs w:val="24"/>
        </w:rPr>
        <w:t xml:space="preserve"> Project Lead</w:t>
      </w:r>
    </w:p>
    <w:p w14:paraId="04D7CB7A" w14:textId="77777777" w:rsidR="007A3625" w:rsidRPr="00C92B91" w:rsidRDefault="007A3625" w:rsidP="007A3625">
      <w:pPr>
        <w:pStyle w:val="ListParagraph"/>
        <w:numPr>
          <w:ilvl w:val="0"/>
          <w:numId w:val="12"/>
        </w:numPr>
        <w:spacing w:after="0"/>
        <w:rPr>
          <w:sz w:val="24"/>
          <w:szCs w:val="24"/>
        </w:rPr>
      </w:pPr>
      <w:r w:rsidRPr="00C92B91">
        <w:rPr>
          <w:b/>
          <w:bCs/>
          <w:sz w:val="24"/>
          <w:szCs w:val="24"/>
        </w:rPr>
        <w:t>DM</w:t>
      </w:r>
      <w:r w:rsidRPr="00C92B91">
        <w:rPr>
          <w:sz w:val="24"/>
          <w:szCs w:val="24"/>
        </w:rPr>
        <w:t xml:space="preserve"> </w:t>
      </w:r>
      <w:r w:rsidRPr="00C92B91">
        <w:rPr>
          <w:b/>
          <w:bCs/>
          <w:sz w:val="24"/>
          <w:szCs w:val="24"/>
        </w:rPr>
        <w:t xml:space="preserve">= </w:t>
      </w:r>
      <w:r w:rsidRPr="00C92B91">
        <w:rPr>
          <w:sz w:val="24"/>
          <w:szCs w:val="24"/>
        </w:rPr>
        <w:t>Data Manager</w:t>
      </w:r>
    </w:p>
    <w:p w14:paraId="5AF33513" w14:textId="335D2D8A" w:rsidR="00000095" w:rsidRPr="00C92B91" w:rsidRDefault="00000095" w:rsidP="007A3625">
      <w:pPr>
        <w:pStyle w:val="ListParagraph"/>
        <w:numPr>
          <w:ilvl w:val="0"/>
          <w:numId w:val="12"/>
        </w:numPr>
        <w:spacing w:after="0"/>
        <w:rPr>
          <w:sz w:val="24"/>
          <w:szCs w:val="24"/>
        </w:rPr>
      </w:pPr>
      <w:r w:rsidRPr="00C92B91">
        <w:rPr>
          <w:b/>
          <w:bCs/>
          <w:sz w:val="24"/>
          <w:szCs w:val="24"/>
        </w:rPr>
        <w:t>FCL</w:t>
      </w:r>
      <w:r w:rsidRPr="00C92B91">
        <w:rPr>
          <w:sz w:val="24"/>
          <w:szCs w:val="24"/>
        </w:rPr>
        <w:t xml:space="preserve"> = Field Crew Lead</w:t>
      </w:r>
    </w:p>
    <w:p w14:paraId="1F3C1F9E" w14:textId="35A8DE1C" w:rsidR="00000095" w:rsidRPr="00C92B91" w:rsidRDefault="00000095" w:rsidP="007A3625">
      <w:pPr>
        <w:pStyle w:val="ListParagraph"/>
        <w:numPr>
          <w:ilvl w:val="0"/>
          <w:numId w:val="12"/>
        </w:numPr>
        <w:spacing w:after="0"/>
        <w:rPr>
          <w:sz w:val="24"/>
          <w:szCs w:val="24"/>
        </w:rPr>
      </w:pPr>
      <w:r w:rsidRPr="00C92B91">
        <w:rPr>
          <w:b/>
          <w:bCs/>
          <w:sz w:val="24"/>
          <w:szCs w:val="24"/>
        </w:rPr>
        <w:t xml:space="preserve">DMA = </w:t>
      </w:r>
      <w:r w:rsidRPr="00C92B91">
        <w:rPr>
          <w:sz w:val="24"/>
          <w:szCs w:val="24"/>
        </w:rPr>
        <w:t>Data Manager Assistant</w:t>
      </w:r>
    </w:p>
    <w:p w14:paraId="20F5E902" w14:textId="56C44F0C" w:rsidR="007A3625" w:rsidRPr="00C92B91" w:rsidRDefault="007A3625" w:rsidP="007A3625">
      <w:pPr>
        <w:pStyle w:val="ListParagraph"/>
        <w:numPr>
          <w:ilvl w:val="0"/>
          <w:numId w:val="12"/>
        </w:numPr>
        <w:spacing w:after="0"/>
        <w:rPr>
          <w:sz w:val="24"/>
          <w:szCs w:val="24"/>
        </w:rPr>
      </w:pPr>
      <w:r w:rsidRPr="00C92B91">
        <w:rPr>
          <w:b/>
          <w:bCs/>
          <w:sz w:val="24"/>
          <w:szCs w:val="24"/>
        </w:rPr>
        <w:t xml:space="preserve">GIS </w:t>
      </w:r>
      <w:r w:rsidRPr="00C92B91">
        <w:rPr>
          <w:sz w:val="24"/>
          <w:szCs w:val="24"/>
        </w:rPr>
        <w:t>= G</w:t>
      </w:r>
      <w:r w:rsidR="00C36D6F">
        <w:rPr>
          <w:sz w:val="24"/>
          <w:szCs w:val="24"/>
        </w:rPr>
        <w:t>IS</w:t>
      </w:r>
      <w:r w:rsidRPr="00C92B91">
        <w:rPr>
          <w:sz w:val="24"/>
          <w:szCs w:val="24"/>
        </w:rPr>
        <w:t xml:space="preserve"> Specialist</w:t>
      </w:r>
    </w:p>
    <w:p w14:paraId="6C89BCF9" w14:textId="77777777" w:rsidR="00757299" w:rsidRPr="00C92B91" w:rsidRDefault="00757299">
      <w:pPr>
        <w:rPr>
          <w:sz w:val="24"/>
          <w:szCs w:val="24"/>
        </w:rPr>
      </w:pPr>
    </w:p>
    <w:p w14:paraId="09581A89" w14:textId="00E6CCCC" w:rsidR="00757299" w:rsidRPr="00C92B91" w:rsidRDefault="00757299">
      <w:pPr>
        <w:rPr>
          <w:sz w:val="24"/>
          <w:szCs w:val="24"/>
        </w:rPr>
      </w:pPr>
      <w:r w:rsidRPr="00C92B91">
        <w:rPr>
          <w:sz w:val="24"/>
          <w:szCs w:val="24"/>
        </w:rPr>
        <w:t xml:space="preserve">The table below summarizes roles and responsibilities across core monitoring tasks using the RACI framework: </w:t>
      </w:r>
    </w:p>
    <w:p w14:paraId="170F882C" w14:textId="49E7AF57" w:rsidR="00757299" w:rsidRPr="00C92B91" w:rsidRDefault="00757299" w:rsidP="00F0537A">
      <w:pPr>
        <w:pStyle w:val="ListParagraph"/>
        <w:numPr>
          <w:ilvl w:val="1"/>
          <w:numId w:val="11"/>
        </w:numPr>
        <w:rPr>
          <w:sz w:val="24"/>
          <w:szCs w:val="24"/>
        </w:rPr>
      </w:pPr>
      <w:r w:rsidRPr="00F0537A">
        <w:rPr>
          <w:b/>
          <w:bCs/>
          <w:sz w:val="24"/>
          <w:szCs w:val="24"/>
        </w:rPr>
        <w:t>Responsible</w:t>
      </w:r>
      <w:r w:rsidRPr="00C92B91">
        <w:rPr>
          <w:sz w:val="24"/>
          <w:szCs w:val="24"/>
        </w:rPr>
        <w:t xml:space="preserve"> (does the work)</w:t>
      </w:r>
    </w:p>
    <w:p w14:paraId="1A6B663D" w14:textId="77777777" w:rsidR="00757299" w:rsidRPr="00C92B91" w:rsidRDefault="00757299" w:rsidP="00757299">
      <w:pPr>
        <w:pStyle w:val="ListParagraph"/>
        <w:numPr>
          <w:ilvl w:val="1"/>
          <w:numId w:val="11"/>
        </w:numPr>
        <w:rPr>
          <w:sz w:val="24"/>
          <w:szCs w:val="24"/>
        </w:rPr>
      </w:pPr>
      <w:r w:rsidRPr="00F0537A">
        <w:rPr>
          <w:b/>
          <w:bCs/>
          <w:sz w:val="24"/>
          <w:szCs w:val="24"/>
        </w:rPr>
        <w:t>Accountable</w:t>
      </w:r>
      <w:r w:rsidRPr="00C92B91">
        <w:rPr>
          <w:sz w:val="24"/>
          <w:szCs w:val="24"/>
        </w:rPr>
        <w:t xml:space="preserve"> (owns the outcome)</w:t>
      </w:r>
    </w:p>
    <w:p w14:paraId="2F54A3AC" w14:textId="77777777" w:rsidR="00757299" w:rsidRPr="00C92B91" w:rsidRDefault="00757299" w:rsidP="00757299">
      <w:pPr>
        <w:pStyle w:val="ListParagraph"/>
        <w:numPr>
          <w:ilvl w:val="1"/>
          <w:numId w:val="11"/>
        </w:numPr>
        <w:rPr>
          <w:sz w:val="24"/>
          <w:szCs w:val="24"/>
        </w:rPr>
      </w:pPr>
      <w:r w:rsidRPr="00F0537A">
        <w:rPr>
          <w:b/>
          <w:bCs/>
          <w:sz w:val="24"/>
          <w:szCs w:val="24"/>
        </w:rPr>
        <w:t>Consulted</w:t>
      </w:r>
      <w:r w:rsidRPr="00C92B91">
        <w:rPr>
          <w:sz w:val="24"/>
          <w:szCs w:val="24"/>
        </w:rPr>
        <w:t xml:space="preserve"> (provides input)</w:t>
      </w:r>
    </w:p>
    <w:p w14:paraId="0E3470D5" w14:textId="5219402E" w:rsidR="00757299" w:rsidRPr="00C92B91" w:rsidRDefault="00757299" w:rsidP="00F0537A">
      <w:pPr>
        <w:pStyle w:val="ListParagraph"/>
        <w:numPr>
          <w:ilvl w:val="1"/>
          <w:numId w:val="11"/>
        </w:numPr>
        <w:rPr>
          <w:sz w:val="24"/>
          <w:szCs w:val="24"/>
        </w:rPr>
      </w:pPr>
      <w:r w:rsidRPr="00F0537A">
        <w:rPr>
          <w:b/>
          <w:bCs/>
          <w:sz w:val="24"/>
          <w:szCs w:val="24"/>
        </w:rPr>
        <w:t>Informed</w:t>
      </w:r>
      <w:r w:rsidRPr="00C92B91">
        <w:rPr>
          <w:sz w:val="24"/>
          <w:szCs w:val="24"/>
        </w:rPr>
        <w:t xml:space="preserve"> (kept updated). </w:t>
      </w:r>
    </w:p>
    <w:tbl>
      <w:tblPr>
        <w:tblW w:w="797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1418"/>
        <w:gridCol w:w="1460"/>
        <w:gridCol w:w="1218"/>
        <w:gridCol w:w="1144"/>
      </w:tblGrid>
      <w:tr w:rsidR="00757299" w:rsidRPr="00C92B91" w14:paraId="44256022" w14:textId="77777777" w:rsidTr="00F0537A">
        <w:trPr>
          <w:trHeight w:val="288"/>
        </w:trPr>
        <w:tc>
          <w:tcPr>
            <w:tcW w:w="3100" w:type="dxa"/>
            <w:shd w:val="clear" w:color="000000" w:fill="F2F2F2"/>
            <w:noWrap/>
            <w:vAlign w:val="bottom"/>
            <w:hideMark/>
          </w:tcPr>
          <w:p w14:paraId="2AC4F229"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Task / Activity</w:t>
            </w:r>
          </w:p>
        </w:tc>
        <w:tc>
          <w:tcPr>
            <w:tcW w:w="1318" w:type="dxa"/>
            <w:shd w:val="clear" w:color="000000" w:fill="F2F2F2"/>
            <w:noWrap/>
            <w:vAlign w:val="bottom"/>
            <w:hideMark/>
          </w:tcPr>
          <w:p w14:paraId="608AC704"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Responsible</w:t>
            </w:r>
          </w:p>
        </w:tc>
        <w:tc>
          <w:tcPr>
            <w:tcW w:w="1356" w:type="dxa"/>
            <w:shd w:val="clear" w:color="000000" w:fill="F2F2F2"/>
            <w:noWrap/>
            <w:vAlign w:val="bottom"/>
            <w:hideMark/>
          </w:tcPr>
          <w:p w14:paraId="4701C02A"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Accountable</w:t>
            </w:r>
          </w:p>
        </w:tc>
        <w:tc>
          <w:tcPr>
            <w:tcW w:w="1134" w:type="dxa"/>
            <w:shd w:val="clear" w:color="000000" w:fill="F2F2F2"/>
            <w:noWrap/>
            <w:vAlign w:val="bottom"/>
            <w:hideMark/>
          </w:tcPr>
          <w:p w14:paraId="2935F1B0"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Consulted</w:t>
            </w:r>
          </w:p>
        </w:tc>
        <w:tc>
          <w:tcPr>
            <w:tcW w:w="1067" w:type="dxa"/>
            <w:shd w:val="clear" w:color="000000" w:fill="F2F2F2"/>
            <w:noWrap/>
            <w:vAlign w:val="bottom"/>
            <w:hideMark/>
          </w:tcPr>
          <w:p w14:paraId="1585AC08"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Informed</w:t>
            </w:r>
          </w:p>
        </w:tc>
      </w:tr>
      <w:tr w:rsidR="00757299" w:rsidRPr="00C92B91" w14:paraId="7BE4BF2E" w14:textId="77777777" w:rsidTr="00F0537A">
        <w:trPr>
          <w:trHeight w:val="288"/>
        </w:trPr>
        <w:tc>
          <w:tcPr>
            <w:tcW w:w="3100" w:type="dxa"/>
            <w:hideMark/>
          </w:tcPr>
          <w:p w14:paraId="68E5DF27"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Field Data Collection</w:t>
            </w:r>
          </w:p>
        </w:tc>
        <w:tc>
          <w:tcPr>
            <w:tcW w:w="1318" w:type="dxa"/>
            <w:hideMark/>
          </w:tcPr>
          <w:p w14:paraId="55AEBD19"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FCL</w:t>
            </w:r>
          </w:p>
        </w:tc>
        <w:tc>
          <w:tcPr>
            <w:tcW w:w="1356" w:type="dxa"/>
            <w:hideMark/>
          </w:tcPr>
          <w:p w14:paraId="2B99516F"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33D5D1A3"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DMA, DM</w:t>
            </w:r>
          </w:p>
        </w:tc>
        <w:tc>
          <w:tcPr>
            <w:tcW w:w="1067" w:type="dxa"/>
            <w:hideMark/>
          </w:tcPr>
          <w:p w14:paraId="2CD82A8A"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5537AA0F" w14:textId="77777777" w:rsidTr="00F0537A">
        <w:trPr>
          <w:trHeight w:val="288"/>
        </w:trPr>
        <w:tc>
          <w:tcPr>
            <w:tcW w:w="3100" w:type="dxa"/>
            <w:hideMark/>
          </w:tcPr>
          <w:p w14:paraId="118739C1"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Data Entry / Processing</w:t>
            </w:r>
          </w:p>
        </w:tc>
        <w:tc>
          <w:tcPr>
            <w:tcW w:w="1318" w:type="dxa"/>
            <w:hideMark/>
          </w:tcPr>
          <w:p w14:paraId="0BBF6647"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FCL</w:t>
            </w:r>
          </w:p>
        </w:tc>
        <w:tc>
          <w:tcPr>
            <w:tcW w:w="1356" w:type="dxa"/>
            <w:hideMark/>
          </w:tcPr>
          <w:p w14:paraId="48C3580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091410A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DMA, DM</w:t>
            </w:r>
          </w:p>
        </w:tc>
        <w:tc>
          <w:tcPr>
            <w:tcW w:w="1067" w:type="dxa"/>
            <w:hideMark/>
          </w:tcPr>
          <w:p w14:paraId="61CECA67"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19665F39" w14:textId="77777777" w:rsidTr="00F0537A">
        <w:trPr>
          <w:trHeight w:val="288"/>
        </w:trPr>
        <w:tc>
          <w:tcPr>
            <w:tcW w:w="3100" w:type="dxa"/>
            <w:hideMark/>
          </w:tcPr>
          <w:p w14:paraId="5383D6B7" w14:textId="0C190BE6"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QA/QC</w:t>
            </w:r>
          </w:p>
        </w:tc>
        <w:tc>
          <w:tcPr>
            <w:tcW w:w="1318" w:type="dxa"/>
            <w:hideMark/>
          </w:tcPr>
          <w:p w14:paraId="03D11F73"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356" w:type="dxa"/>
            <w:hideMark/>
          </w:tcPr>
          <w:p w14:paraId="08B020A6"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67E137AD"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 FCL</w:t>
            </w:r>
          </w:p>
        </w:tc>
        <w:tc>
          <w:tcPr>
            <w:tcW w:w="1067" w:type="dxa"/>
            <w:hideMark/>
          </w:tcPr>
          <w:p w14:paraId="4621CA9A"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737CFED7" w14:textId="77777777" w:rsidTr="00F0537A">
        <w:trPr>
          <w:trHeight w:val="288"/>
        </w:trPr>
        <w:tc>
          <w:tcPr>
            <w:tcW w:w="3100" w:type="dxa"/>
            <w:hideMark/>
          </w:tcPr>
          <w:p w14:paraId="075FC90E" w14:textId="7A62C182"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 xml:space="preserve">Data </w:t>
            </w:r>
            <w:r w:rsidR="00C36D6F">
              <w:rPr>
                <w:rFonts w:ascii="Calibri" w:eastAsia="Times New Roman" w:hAnsi="Calibri" w:cs="Calibri"/>
                <w:color w:val="000000"/>
                <w:kern w:val="0"/>
                <w:sz w:val="24"/>
                <w:szCs w:val="24"/>
                <w14:ligatures w14:val="none"/>
              </w:rPr>
              <w:t>Storage &amp; Security</w:t>
            </w:r>
          </w:p>
        </w:tc>
        <w:tc>
          <w:tcPr>
            <w:tcW w:w="1318" w:type="dxa"/>
            <w:hideMark/>
          </w:tcPr>
          <w:p w14:paraId="00B0CC2C"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w:t>
            </w:r>
          </w:p>
        </w:tc>
        <w:tc>
          <w:tcPr>
            <w:tcW w:w="1356" w:type="dxa"/>
            <w:hideMark/>
          </w:tcPr>
          <w:p w14:paraId="19955C4C"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12029ED0"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 xml:space="preserve">DMA, GIS </w:t>
            </w:r>
          </w:p>
        </w:tc>
        <w:tc>
          <w:tcPr>
            <w:tcW w:w="1067" w:type="dxa"/>
            <w:hideMark/>
          </w:tcPr>
          <w:p w14:paraId="0993505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185A81D7" w14:textId="77777777" w:rsidTr="00F0537A">
        <w:trPr>
          <w:trHeight w:val="288"/>
        </w:trPr>
        <w:tc>
          <w:tcPr>
            <w:tcW w:w="3100" w:type="dxa"/>
            <w:hideMark/>
          </w:tcPr>
          <w:p w14:paraId="1D496446"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lastRenderedPageBreak/>
              <w:t>Analysis &amp; Reporting</w:t>
            </w:r>
          </w:p>
        </w:tc>
        <w:tc>
          <w:tcPr>
            <w:tcW w:w="1318" w:type="dxa"/>
            <w:hideMark/>
          </w:tcPr>
          <w:p w14:paraId="23988B5A"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356" w:type="dxa"/>
            <w:hideMark/>
          </w:tcPr>
          <w:p w14:paraId="2E26BED5"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1F73C1A1"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 GIS</w:t>
            </w:r>
          </w:p>
        </w:tc>
        <w:tc>
          <w:tcPr>
            <w:tcW w:w="1067" w:type="dxa"/>
            <w:hideMark/>
          </w:tcPr>
          <w:p w14:paraId="36D8059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2959EC86" w14:textId="77777777" w:rsidTr="00F0537A">
        <w:trPr>
          <w:trHeight w:val="288"/>
        </w:trPr>
        <w:tc>
          <w:tcPr>
            <w:tcW w:w="3100" w:type="dxa"/>
            <w:hideMark/>
          </w:tcPr>
          <w:p w14:paraId="6333D9BD"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Data Publication</w:t>
            </w:r>
          </w:p>
        </w:tc>
        <w:tc>
          <w:tcPr>
            <w:tcW w:w="1318" w:type="dxa"/>
            <w:hideMark/>
          </w:tcPr>
          <w:p w14:paraId="5735102F"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w:t>
            </w:r>
          </w:p>
        </w:tc>
        <w:tc>
          <w:tcPr>
            <w:tcW w:w="1356" w:type="dxa"/>
            <w:hideMark/>
          </w:tcPr>
          <w:p w14:paraId="29BAC3D3"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7CF74CF1"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w:t>
            </w:r>
          </w:p>
        </w:tc>
        <w:tc>
          <w:tcPr>
            <w:tcW w:w="1067" w:type="dxa"/>
            <w:hideMark/>
          </w:tcPr>
          <w:p w14:paraId="364FAAD8"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bl>
    <w:p w14:paraId="6489B388" w14:textId="4D55B83C" w:rsidR="00757299" w:rsidRPr="00C92B91" w:rsidRDefault="00757299">
      <w:pPr>
        <w:rPr>
          <w:sz w:val="24"/>
          <w:szCs w:val="24"/>
        </w:rPr>
        <w:sectPr w:rsidR="00757299" w:rsidRPr="00C92B91" w:rsidSect="00DF7FC4">
          <w:headerReference w:type="default" r:id="rId16"/>
          <w:type w:val="continuous"/>
          <w:pgSz w:w="15840" w:h="12240" w:orient="landscape"/>
          <w:pgMar w:top="1440" w:right="1440" w:bottom="1440" w:left="1440" w:header="720" w:footer="720" w:gutter="0"/>
          <w:cols w:space="720"/>
          <w:docGrid w:linePitch="360"/>
        </w:sectPr>
      </w:pPr>
    </w:p>
    <w:p w14:paraId="22FB5986" w14:textId="2013CF40" w:rsidR="000A0CC2" w:rsidRDefault="006D5B78" w:rsidP="00CA35AD">
      <w:pPr>
        <w:pStyle w:val="Heading1"/>
      </w:pPr>
      <w:bookmarkStart w:id="38" w:name="_Toc223422597"/>
      <w:r>
        <w:lastRenderedPageBreak/>
        <w:t>W</w:t>
      </w:r>
      <w:r w:rsidR="000A0CC2">
        <w:t>ater Resources</w:t>
      </w:r>
      <w:bookmarkEnd w:id="38"/>
    </w:p>
    <w:p w14:paraId="6BD9C9B2" w14:textId="44306D12" w:rsidR="000A0CC2" w:rsidRPr="00F0537A" w:rsidRDefault="000A0CC2" w:rsidP="000A0CC2">
      <w:pPr>
        <w:rPr>
          <w:sz w:val="24"/>
          <w:szCs w:val="24"/>
        </w:rPr>
      </w:pPr>
      <w:r w:rsidRPr="00F0537A">
        <w:rPr>
          <w:sz w:val="24"/>
          <w:szCs w:val="24"/>
        </w:rPr>
        <w:t xml:space="preserve">SCPN currently has </w:t>
      </w:r>
      <w:r w:rsidR="00223C33">
        <w:rPr>
          <w:sz w:val="24"/>
          <w:szCs w:val="24"/>
        </w:rPr>
        <w:t>four</w:t>
      </w:r>
      <w:r w:rsidRPr="00F0537A">
        <w:rPr>
          <w:sz w:val="24"/>
          <w:szCs w:val="24"/>
        </w:rPr>
        <w:t xml:space="preserve"> vital signs that fall under the water resources category: </w:t>
      </w:r>
      <w:r w:rsidR="00223C33">
        <w:rPr>
          <w:sz w:val="24"/>
          <w:szCs w:val="24"/>
        </w:rPr>
        <w:t xml:space="preserve">Alluvial </w:t>
      </w:r>
      <w:r w:rsidRPr="00F0537A">
        <w:rPr>
          <w:sz w:val="24"/>
          <w:szCs w:val="24"/>
        </w:rPr>
        <w:t>Groundwater,</w:t>
      </w:r>
      <w:ins w:id="39" w:author="Ploughe, Laura W" w:date="2026-02-26T14:41:00Z" w16du:dateUtc="2026-02-26T21:41:00Z">
        <w:r w:rsidR="008D753F">
          <w:rPr>
            <w:sz w:val="24"/>
            <w:szCs w:val="24"/>
          </w:rPr>
          <w:t xml:space="preserve"> </w:t>
        </w:r>
      </w:ins>
      <w:del w:id="40" w:author="Ploughe, Laura W" w:date="2026-02-26T14:41:00Z" w16du:dateUtc="2026-02-26T21:41:00Z">
        <w:r w:rsidRPr="00F0537A" w:rsidDel="008D753F">
          <w:rPr>
            <w:sz w:val="24"/>
            <w:szCs w:val="24"/>
          </w:rPr>
          <w:delText xml:space="preserve"> </w:delText>
        </w:r>
      </w:del>
      <w:ins w:id="41" w:author="Ploughe, Laura W" w:date="2026-02-26T14:41:00Z" w16du:dateUtc="2026-02-26T21:41:00Z">
        <w:r w:rsidR="008D753F">
          <w:rPr>
            <w:sz w:val="24"/>
            <w:szCs w:val="24"/>
          </w:rPr>
          <w:t xml:space="preserve">Water Surface Flow, </w:t>
        </w:r>
      </w:ins>
      <w:r w:rsidRPr="00F0537A">
        <w:rPr>
          <w:sz w:val="24"/>
          <w:szCs w:val="24"/>
        </w:rPr>
        <w:t>Aquatic Macroinvertebrates</w:t>
      </w:r>
      <w:r w:rsidR="00584143">
        <w:rPr>
          <w:sz w:val="24"/>
          <w:szCs w:val="24"/>
        </w:rPr>
        <w:t xml:space="preserve">, </w:t>
      </w:r>
      <w:del w:id="42" w:author="Ploughe, Laura W" w:date="2026-02-26T14:41:00Z" w16du:dateUtc="2026-02-26T21:41:00Z">
        <w:r w:rsidR="00584143" w:rsidDel="008D753F">
          <w:rPr>
            <w:sz w:val="24"/>
            <w:szCs w:val="24"/>
          </w:rPr>
          <w:delText xml:space="preserve">Surface Water Flow, </w:delText>
        </w:r>
      </w:del>
      <w:r w:rsidR="00584143">
        <w:rPr>
          <w:sz w:val="24"/>
          <w:szCs w:val="24"/>
        </w:rPr>
        <w:t xml:space="preserve">and </w:t>
      </w:r>
      <w:r w:rsidR="00584143" w:rsidRPr="00F0537A">
        <w:rPr>
          <w:sz w:val="24"/>
          <w:szCs w:val="24"/>
        </w:rPr>
        <w:t>Water Quality</w:t>
      </w:r>
      <w:r w:rsidRPr="00F0537A">
        <w:rPr>
          <w:sz w:val="24"/>
          <w:szCs w:val="24"/>
        </w:rPr>
        <w:t xml:space="preserve">. Data </w:t>
      </w:r>
      <w:proofErr w:type="gramStart"/>
      <w:r w:rsidR="005D6CEA">
        <w:rPr>
          <w:sz w:val="24"/>
          <w:szCs w:val="24"/>
        </w:rPr>
        <w:t>are</w:t>
      </w:r>
      <w:proofErr w:type="gramEnd"/>
      <w:r w:rsidR="005D6CEA">
        <w:rPr>
          <w:sz w:val="24"/>
          <w:szCs w:val="24"/>
        </w:rPr>
        <w:t xml:space="preserve"> gathered and </w:t>
      </w:r>
      <w:r w:rsidRPr="00F0537A">
        <w:rPr>
          <w:sz w:val="24"/>
          <w:szCs w:val="24"/>
        </w:rPr>
        <w:t>manage</w:t>
      </w:r>
      <w:r w:rsidR="005D6CEA">
        <w:rPr>
          <w:sz w:val="24"/>
          <w:szCs w:val="24"/>
        </w:rPr>
        <w:t>d</w:t>
      </w:r>
      <w:r w:rsidRPr="00F0537A">
        <w:rPr>
          <w:sz w:val="24"/>
          <w:szCs w:val="24"/>
        </w:rPr>
        <w:t xml:space="preserve"> for these vital signs </w:t>
      </w:r>
      <w:r w:rsidR="00CD49CB">
        <w:rPr>
          <w:sz w:val="24"/>
          <w:szCs w:val="24"/>
        </w:rPr>
        <w:t>under three monitoring protocols (</w:t>
      </w:r>
      <w:ins w:id="43" w:author="Ploughe, Laura W" w:date="2026-02-26T14:41:00Z" w16du:dateUtc="2026-02-26T21:41:00Z">
        <w:r w:rsidR="006C7656">
          <w:rPr>
            <w:sz w:val="24"/>
            <w:szCs w:val="24"/>
          </w:rPr>
          <w:t xml:space="preserve">Riparian, </w:t>
        </w:r>
      </w:ins>
      <w:r w:rsidR="00CD49CB" w:rsidRPr="00CD49CB">
        <w:rPr>
          <w:sz w:val="24"/>
          <w:szCs w:val="24"/>
        </w:rPr>
        <w:t>Aquatic Macroinvertebrates</w:t>
      </w:r>
      <w:r w:rsidR="00CD49CB">
        <w:rPr>
          <w:sz w:val="24"/>
          <w:szCs w:val="24"/>
        </w:rPr>
        <w:t xml:space="preserve">, </w:t>
      </w:r>
      <w:del w:id="44" w:author="Ploughe, Laura W" w:date="2026-02-26T14:41:00Z" w16du:dateUtc="2026-02-26T21:41:00Z">
        <w:r w:rsidR="00CD49CB" w:rsidRPr="00CD49CB" w:rsidDel="006C7656">
          <w:rPr>
            <w:sz w:val="24"/>
            <w:szCs w:val="24"/>
          </w:rPr>
          <w:delText xml:space="preserve">Riparian, </w:delText>
        </w:r>
      </w:del>
      <w:r w:rsidR="00CD49CB">
        <w:rPr>
          <w:sz w:val="24"/>
          <w:szCs w:val="24"/>
        </w:rPr>
        <w:t>and Water Quality)</w:t>
      </w:r>
      <w:r w:rsidR="00546C4E">
        <w:rPr>
          <w:sz w:val="24"/>
          <w:szCs w:val="24"/>
        </w:rPr>
        <w:t xml:space="preserve"> with data management </w:t>
      </w:r>
      <w:r w:rsidRPr="00F0537A">
        <w:rPr>
          <w:sz w:val="24"/>
          <w:szCs w:val="24"/>
        </w:rPr>
        <w:t>at various stages of completion</w:t>
      </w:r>
      <w:r w:rsidR="00546C4E">
        <w:rPr>
          <w:sz w:val="24"/>
          <w:szCs w:val="24"/>
        </w:rPr>
        <w:t xml:space="preserve"> across protocols</w:t>
      </w:r>
      <w:r w:rsidRPr="00F0537A">
        <w:rPr>
          <w:sz w:val="24"/>
          <w:szCs w:val="24"/>
        </w:rPr>
        <w:t>.</w:t>
      </w:r>
    </w:p>
    <w:p w14:paraId="1E969963" w14:textId="3ED98118" w:rsidR="000A0CC2" w:rsidRDefault="00F95938" w:rsidP="000A0CC2">
      <w:pPr>
        <w:pStyle w:val="Heading2"/>
      </w:pPr>
      <w:bookmarkStart w:id="45" w:name="_Toc223422598"/>
      <w:ins w:id="46" w:author="Ploughe, Laura W" w:date="2026-02-26T14:42:00Z" w16du:dateUtc="2026-02-26T21:42:00Z">
        <w:r>
          <w:t>Riparian (</w:t>
        </w:r>
        <w:r w:rsidR="006C7656">
          <w:t xml:space="preserve">Alluvial </w:t>
        </w:r>
      </w:ins>
      <w:commentRangeStart w:id="47"/>
      <w:commentRangeStart w:id="48"/>
      <w:r w:rsidR="000A0CC2">
        <w:t>Groundwater</w:t>
      </w:r>
      <w:commentRangeEnd w:id="47"/>
      <w:r w:rsidR="00455984">
        <w:rPr>
          <w:rStyle w:val="CommentReference"/>
          <w:rFonts w:asciiTheme="minorHAnsi" w:eastAsiaTheme="minorHAnsi" w:hAnsiTheme="minorHAnsi" w:cstheme="minorBidi"/>
          <w:color w:val="auto"/>
        </w:rPr>
        <w:commentReference w:id="47"/>
      </w:r>
      <w:commentRangeEnd w:id="48"/>
      <w:r w:rsidR="00AC3326">
        <w:rPr>
          <w:rStyle w:val="CommentReference"/>
          <w:rFonts w:asciiTheme="minorHAnsi" w:eastAsiaTheme="minorHAnsi" w:hAnsiTheme="minorHAnsi" w:cstheme="minorBidi"/>
          <w:color w:val="auto"/>
        </w:rPr>
        <w:commentReference w:id="48"/>
      </w:r>
      <w:ins w:id="49" w:author="Ploughe, Laura W" w:date="2026-02-26T14:43:00Z" w16du:dateUtc="2026-02-26T21:43:00Z">
        <w:r w:rsidR="003456F1">
          <w:t xml:space="preserve"> and Water Surface Flow)</w:t>
        </w:r>
      </w:ins>
      <w:bookmarkEnd w:id="45"/>
    </w:p>
    <w:p w14:paraId="1409F40A" w14:textId="3B8D2BE7" w:rsidR="00FB7A58" w:rsidRDefault="000A0CC2" w:rsidP="00FB7A58">
      <w:pPr>
        <w:pStyle w:val="Heading3"/>
      </w:pPr>
      <w:bookmarkStart w:id="50" w:name="_Toc223422599"/>
      <w:r>
        <w:t xml:space="preserve">Ideal </w:t>
      </w:r>
      <w:r w:rsidR="006E3C9F">
        <w:t>D</w:t>
      </w:r>
      <w:r w:rsidR="006847FE">
        <w:t xml:space="preserve">ata </w:t>
      </w:r>
      <w:r w:rsidR="006E3C9F">
        <w:t>L</w:t>
      </w:r>
      <w:r w:rsidR="006847FE">
        <w:t xml:space="preserve">ife </w:t>
      </w:r>
      <w:r w:rsidR="006E3C9F">
        <w:t>C</w:t>
      </w:r>
      <w:r w:rsidR="006847FE">
        <w:t>ycle</w:t>
      </w:r>
      <w:r>
        <w:t xml:space="preserve"> for </w:t>
      </w:r>
      <w:del w:id="51" w:author="Ploughe, Laura W" w:date="2026-03-03T09:16:00Z" w16du:dateUtc="2026-03-03T16:16:00Z">
        <w:r w:rsidDel="000E00B5">
          <w:delText>groundwater</w:delText>
        </w:r>
      </w:del>
      <w:ins w:id="52" w:author="Ploughe, Laura W" w:date="2026-03-03T09:16:00Z" w16du:dateUtc="2026-03-03T16:16:00Z">
        <w:r w:rsidR="000E00B5">
          <w:t>the Riparian protocol (Alluvial Groundwater a</w:t>
        </w:r>
      </w:ins>
      <w:ins w:id="53" w:author="Ploughe, Laura W" w:date="2026-03-03T09:17:00Z" w16du:dateUtc="2026-03-03T16:17:00Z">
        <w:r w:rsidR="000E00B5">
          <w:t>nd Water Surface Flow)</w:t>
        </w:r>
      </w:ins>
      <w:bookmarkEnd w:id="50"/>
    </w:p>
    <w:p w14:paraId="2C41CDAE" w14:textId="6C6F5F43" w:rsidR="008F3286" w:rsidRDefault="008F3286" w:rsidP="00FB7A58"/>
    <w:p w14:paraId="0D6E22EC" w14:textId="6F84A6B9" w:rsidR="00A340AA" w:rsidRDefault="6AF88020" w:rsidP="00A340AA">
      <w:pPr>
        <w:spacing w:after="0"/>
        <w:ind w:left="360"/>
      </w:pPr>
      <w:r w:rsidRPr="458FBC0F">
        <w:t xml:space="preserve">Figure </w:t>
      </w:r>
      <w:r w:rsidR="008F3286" w:rsidRPr="458FBC0F">
        <w:fldChar w:fldCharType="begin"/>
      </w:r>
      <w:r w:rsidR="008F3286" w:rsidRPr="458FBC0F">
        <w:instrText xml:space="preserve"> SEQ Figure \* ARABIC </w:instrText>
      </w:r>
      <w:r w:rsidR="008F3286" w:rsidRPr="458FBC0F">
        <w:fldChar w:fldCharType="separate"/>
      </w:r>
      <w:r w:rsidR="0090227D">
        <w:rPr>
          <w:noProof/>
        </w:rPr>
        <w:t>1</w:t>
      </w:r>
      <w:r w:rsidR="008F3286" w:rsidRPr="458FBC0F">
        <w:fldChar w:fldCharType="end"/>
      </w:r>
      <w:r w:rsidRPr="458FBC0F">
        <w:t>.</w:t>
      </w:r>
      <w:r w:rsidR="00FA27AA" w:rsidRPr="458FBC0F">
        <w:t>1</w:t>
      </w:r>
      <w:r w:rsidRPr="458FBC0F">
        <w:t xml:space="preserve"> </w:t>
      </w:r>
      <w:r w:rsidR="2497AB44" w:rsidRPr="458FBC0F">
        <w:t xml:space="preserve">This chart is a representation of the workflow for the </w:t>
      </w:r>
      <w:r w:rsidR="63E6F174" w:rsidRPr="458FBC0F">
        <w:t>Groundwater</w:t>
      </w:r>
      <w:r w:rsidR="2497AB44" w:rsidRPr="458FBC0F">
        <w:t xml:space="preserve"> vital sign. </w:t>
      </w:r>
      <w:r w:rsidR="00A340AA" w:rsidRPr="458FBC0F">
        <w:t xml:space="preserve">Tasks are colored coded according to the type of task, where data collection tasks </w:t>
      </w:r>
      <w:r w:rsidR="00A340AA">
        <w:t>(</w:t>
      </w:r>
      <w:r w:rsidR="00A340AA" w:rsidRPr="458FBC0F">
        <w:t>blue text</w:t>
      </w:r>
      <w:r w:rsidR="00A340AA">
        <w:t>)</w:t>
      </w:r>
      <w:r w:rsidR="00A340AA" w:rsidRPr="458FBC0F">
        <w:t xml:space="preserve">, data entry and QA/Qc tasks </w:t>
      </w:r>
      <w:r w:rsidR="00A340AA">
        <w:t>(</w:t>
      </w:r>
      <w:r w:rsidR="00A340AA" w:rsidRPr="458FBC0F">
        <w:t>orange text</w:t>
      </w:r>
      <w:r w:rsidR="00A340AA">
        <w:t>)</w:t>
      </w:r>
      <w:r w:rsidR="00A340AA" w:rsidRPr="458FBC0F">
        <w:t xml:space="preserve">, and data analysis, reporting, and publication </w:t>
      </w:r>
      <w:r w:rsidR="00A340AA">
        <w:t>tasks (purple text)</w:t>
      </w:r>
      <w:r w:rsidR="00A340AA" w:rsidRPr="458FBC0F">
        <w:t xml:space="preserve">. Bars for each task are color coded according to status of the task. </w:t>
      </w:r>
      <w:r w:rsidR="00A340AA">
        <w:t>‘</w:t>
      </w:r>
      <w:r w:rsidR="00A340AA" w:rsidRPr="00C37215">
        <w:rPr>
          <w:i/>
          <w:iCs/>
        </w:rPr>
        <w:t>Operational’</w:t>
      </w:r>
      <w:r w:rsidR="00A340AA">
        <w:t xml:space="preserve"> (dark blue): task </w:t>
      </w:r>
      <w:r w:rsidR="00A340AA" w:rsidRPr="00C92B91">
        <w:rPr>
          <w:sz w:val="24"/>
          <w:szCs w:val="24"/>
        </w:rPr>
        <w:t>is currently functioning but may require ongoing maintenance or minor updates</w:t>
      </w:r>
      <w:r w:rsidR="00A340AA">
        <w:t xml:space="preserve">. </w:t>
      </w:r>
      <w:r w:rsidR="00A340AA" w:rsidRPr="00C37215">
        <w:rPr>
          <w:i/>
          <w:iCs/>
        </w:rPr>
        <w:t>‘In progress’</w:t>
      </w:r>
      <w:r w:rsidR="00A340AA">
        <w:t xml:space="preserve"> (light blue): work is actively underway with resources assigned; completion planned in current cycle</w:t>
      </w:r>
      <w:r w:rsidR="00FA10B8">
        <w:t>.</w:t>
      </w:r>
      <w:r w:rsidR="00A340AA">
        <w:t xml:space="preserve"> </w:t>
      </w:r>
      <w:r w:rsidR="00A340AA" w:rsidRPr="458FBC0F">
        <w:t>‘</w:t>
      </w:r>
      <w:r w:rsidR="00A340AA" w:rsidRPr="00C37215">
        <w:rPr>
          <w:i/>
          <w:iCs/>
        </w:rPr>
        <w:t>Outstanding</w:t>
      </w:r>
      <w:r w:rsidR="00A340AA" w:rsidRPr="458FBC0F">
        <w:t xml:space="preserve">’ </w:t>
      </w:r>
      <w:r w:rsidR="00A340AA">
        <w:t xml:space="preserve">(red): </w:t>
      </w:r>
      <w:r w:rsidR="00A340AA" w:rsidRPr="00C92B91">
        <w:rPr>
          <w:sz w:val="24"/>
          <w:szCs w:val="24"/>
        </w:rPr>
        <w:t>Task is not yet implemented and requires the most development</w:t>
      </w:r>
      <w:r w:rsidR="00A340AA" w:rsidRPr="458FBC0F">
        <w:t>.</w:t>
      </w:r>
      <w:r w:rsidR="00A340AA">
        <w:t xml:space="preserve"> ‘</w:t>
      </w:r>
      <w:r w:rsidR="00A340AA" w:rsidRPr="00C37215">
        <w:rPr>
          <w:i/>
          <w:iCs/>
        </w:rPr>
        <w:t>Future development</w:t>
      </w:r>
      <w:r w:rsidR="00A340AA">
        <w:t>’ (light purple): task is intended to improve efficiency and cannot be completed until ‘In progress’ tasks are complete.</w:t>
      </w:r>
      <w:r w:rsidR="00A340AA" w:rsidRPr="458FBC0F">
        <w:t xml:space="preserve"> Each task bar is labeled with the person(s) that </w:t>
      </w:r>
      <w:proofErr w:type="gramStart"/>
      <w:r w:rsidR="00A340AA" w:rsidRPr="458FBC0F">
        <w:t>play</w:t>
      </w:r>
      <w:proofErr w:type="gramEnd"/>
      <w:r w:rsidR="00A340AA" w:rsidRPr="458FBC0F">
        <w:t xml:space="preserve"> a role in completing the task, where FCL = Field Crew Lead, DMA = Data Manager Assistant, </w:t>
      </w:r>
      <w:r w:rsidR="00A340AA">
        <w:t>PL</w:t>
      </w:r>
      <w:r w:rsidR="00A340AA" w:rsidRPr="458FBC0F">
        <w:t xml:space="preserve"> = </w:t>
      </w:r>
      <w:r w:rsidR="00A340AA">
        <w:t>Project Lead</w:t>
      </w:r>
      <w:r w:rsidR="00A340AA" w:rsidRPr="458FBC0F">
        <w:t>, and DM = Data Manager.</w:t>
      </w:r>
    </w:p>
    <w:p w14:paraId="3A4EB25B" w14:textId="77777777" w:rsidR="00471BD5" w:rsidRPr="00C37215" w:rsidRDefault="00471BD5" w:rsidP="00C37215">
      <w:pPr>
        <w:spacing w:after="0"/>
        <w:ind w:left="360"/>
      </w:pPr>
    </w:p>
    <w:p w14:paraId="01D7CBDA" w14:textId="17C331FB" w:rsidR="00AF7732" w:rsidRDefault="002E3AD7" w:rsidP="00A340AA">
      <w:pPr>
        <w:pStyle w:val="Heading3"/>
      </w:pPr>
      <w:bookmarkStart w:id="54" w:name="_Toc223422600"/>
      <w:r>
        <w:t>Task descriptions and Roles and Responsibilities</w:t>
      </w:r>
      <w:bookmarkEnd w:id="54"/>
    </w:p>
    <w:p w14:paraId="4895C0E2" w14:textId="5D624AE2" w:rsidR="004269B8" w:rsidRPr="00F0537A" w:rsidRDefault="004269B8" w:rsidP="004269B8">
      <w:pPr>
        <w:pStyle w:val="Heading4"/>
        <w:rPr>
          <w:sz w:val="24"/>
          <w:szCs w:val="24"/>
        </w:rPr>
      </w:pPr>
      <w:r w:rsidRPr="00F0537A">
        <w:rPr>
          <w:sz w:val="24"/>
          <w:szCs w:val="24"/>
        </w:rPr>
        <w:t>Data collection and preparation</w:t>
      </w:r>
    </w:p>
    <w:p w14:paraId="4A4DC4F1" w14:textId="6D93B80F" w:rsidR="002E3AD7" w:rsidRPr="00F0537A" w:rsidRDefault="002E3AD7" w:rsidP="004269B8">
      <w:pPr>
        <w:pStyle w:val="Heading5"/>
        <w:rPr>
          <w:sz w:val="24"/>
          <w:szCs w:val="24"/>
        </w:rPr>
      </w:pPr>
      <w:r w:rsidRPr="00F0537A">
        <w:rPr>
          <w:sz w:val="24"/>
          <w:szCs w:val="24"/>
        </w:rPr>
        <w:t xml:space="preserve">Field </w:t>
      </w:r>
      <w:r w:rsidR="001B0157" w:rsidRPr="00F0537A">
        <w:rPr>
          <w:sz w:val="24"/>
          <w:szCs w:val="24"/>
        </w:rPr>
        <w:t>prep</w:t>
      </w:r>
      <w:r w:rsidR="003B0C7C" w:rsidRPr="00F0537A">
        <w:rPr>
          <w:sz w:val="24"/>
          <w:szCs w:val="24"/>
        </w:rPr>
        <w:t>aration</w:t>
      </w:r>
      <w:r w:rsidR="001B0157" w:rsidRPr="00F0537A">
        <w:rPr>
          <w:sz w:val="24"/>
          <w:szCs w:val="24"/>
        </w:rPr>
        <w:t>/vis</w:t>
      </w:r>
      <w:r w:rsidR="003B0C7C" w:rsidRPr="00F0537A">
        <w:rPr>
          <w:sz w:val="24"/>
          <w:szCs w:val="24"/>
        </w:rPr>
        <w:t>i</w:t>
      </w:r>
      <w:r w:rsidR="001B0157" w:rsidRPr="00F0537A">
        <w:rPr>
          <w:sz w:val="24"/>
          <w:szCs w:val="24"/>
        </w:rPr>
        <w:t>ts</w:t>
      </w:r>
      <w:r w:rsidR="00581611" w:rsidRPr="00F0537A">
        <w:rPr>
          <w:sz w:val="24"/>
          <w:szCs w:val="24"/>
        </w:rPr>
        <w:t xml:space="preserve"> </w:t>
      </w:r>
      <w:r w:rsidR="00DB4EAB" w:rsidRPr="00F0537A">
        <w:rPr>
          <w:sz w:val="24"/>
          <w:szCs w:val="24"/>
        </w:rPr>
        <w:t>–</w:t>
      </w:r>
      <w:r w:rsidR="00581611" w:rsidRPr="00F0537A">
        <w:rPr>
          <w:sz w:val="24"/>
          <w:szCs w:val="24"/>
        </w:rPr>
        <w:t xml:space="preserve"> </w:t>
      </w:r>
      <w:r w:rsidR="00DB4EAB" w:rsidRPr="00F0537A">
        <w:rPr>
          <w:sz w:val="24"/>
          <w:szCs w:val="24"/>
        </w:rPr>
        <w:t>Field crew lead and assistant data manager</w:t>
      </w:r>
    </w:p>
    <w:p w14:paraId="6EDF587E" w14:textId="77777777" w:rsidR="000164CE" w:rsidRDefault="001978D1" w:rsidP="65FF9C2C">
      <w:pPr>
        <w:rPr>
          <w:sz w:val="24"/>
          <w:szCs w:val="24"/>
        </w:rPr>
      </w:pPr>
      <w:r w:rsidRPr="336B8AF6">
        <w:rPr>
          <w:sz w:val="24"/>
          <w:szCs w:val="24"/>
        </w:rPr>
        <w:t xml:space="preserve">Field </w:t>
      </w:r>
      <w:r w:rsidR="00FC38B4" w:rsidRPr="336B8AF6">
        <w:rPr>
          <w:sz w:val="24"/>
          <w:szCs w:val="24"/>
        </w:rPr>
        <w:t>preparation/</w:t>
      </w:r>
      <w:r w:rsidRPr="336B8AF6">
        <w:rPr>
          <w:sz w:val="24"/>
          <w:szCs w:val="24"/>
        </w:rPr>
        <w:t xml:space="preserve">visits </w:t>
      </w:r>
      <w:r w:rsidR="008D2BEE" w:rsidRPr="336B8AF6">
        <w:rPr>
          <w:sz w:val="24"/>
          <w:szCs w:val="24"/>
        </w:rPr>
        <w:t xml:space="preserve">take place </w:t>
      </w:r>
      <w:r w:rsidR="55283ABD" w:rsidRPr="336B8AF6">
        <w:rPr>
          <w:sz w:val="24"/>
          <w:szCs w:val="24"/>
        </w:rPr>
        <w:t>between</w:t>
      </w:r>
      <w:r w:rsidR="008D2BEE" w:rsidRPr="336B8AF6">
        <w:rPr>
          <w:sz w:val="24"/>
          <w:szCs w:val="24"/>
        </w:rPr>
        <w:t xml:space="preserve"> late-F</w:t>
      </w:r>
      <w:r w:rsidR="5EE679B7" w:rsidRPr="336B8AF6">
        <w:rPr>
          <w:sz w:val="24"/>
          <w:szCs w:val="24"/>
        </w:rPr>
        <w:t>e</w:t>
      </w:r>
      <w:r w:rsidR="008D2BEE" w:rsidRPr="336B8AF6">
        <w:rPr>
          <w:sz w:val="24"/>
          <w:szCs w:val="24"/>
        </w:rPr>
        <w:t>bruary</w:t>
      </w:r>
      <w:r w:rsidR="001B0157" w:rsidRPr="336B8AF6">
        <w:rPr>
          <w:sz w:val="24"/>
          <w:szCs w:val="24"/>
        </w:rPr>
        <w:t xml:space="preserve"> through </w:t>
      </w:r>
      <w:r w:rsidR="002D5366" w:rsidRPr="336B8AF6">
        <w:rPr>
          <w:sz w:val="24"/>
          <w:szCs w:val="24"/>
        </w:rPr>
        <w:t xml:space="preserve">the end of </w:t>
      </w:r>
      <w:r w:rsidR="001B0157" w:rsidRPr="336B8AF6">
        <w:rPr>
          <w:sz w:val="24"/>
          <w:szCs w:val="24"/>
        </w:rPr>
        <w:t>November</w:t>
      </w:r>
      <w:r w:rsidR="00FC38B4" w:rsidRPr="336B8AF6">
        <w:rPr>
          <w:sz w:val="24"/>
          <w:szCs w:val="24"/>
        </w:rPr>
        <w:t xml:space="preserve">. </w:t>
      </w:r>
      <w:r w:rsidR="0046508F" w:rsidRPr="336B8AF6">
        <w:rPr>
          <w:sz w:val="24"/>
          <w:szCs w:val="24"/>
        </w:rPr>
        <w:t>Data Management f</w:t>
      </w:r>
      <w:r w:rsidR="00FC38B4" w:rsidRPr="336B8AF6">
        <w:rPr>
          <w:sz w:val="24"/>
          <w:szCs w:val="24"/>
        </w:rPr>
        <w:t>ield preparation consists of</w:t>
      </w:r>
      <w:r w:rsidR="0046508F" w:rsidRPr="336B8AF6">
        <w:rPr>
          <w:sz w:val="24"/>
          <w:szCs w:val="24"/>
        </w:rPr>
        <w:t xml:space="preserve"> </w:t>
      </w:r>
      <w:r w:rsidR="001CDAA5" w:rsidRPr="336B8AF6">
        <w:rPr>
          <w:sz w:val="24"/>
          <w:szCs w:val="24"/>
        </w:rPr>
        <w:t>incorporating</w:t>
      </w:r>
      <w:r w:rsidR="0046508F" w:rsidRPr="336B8AF6">
        <w:rPr>
          <w:sz w:val="24"/>
          <w:szCs w:val="24"/>
        </w:rPr>
        <w:t xml:space="preserve"> any changes</w:t>
      </w:r>
      <w:r w:rsidR="1ACB45C8" w:rsidRPr="336B8AF6">
        <w:rPr>
          <w:sz w:val="24"/>
          <w:szCs w:val="24"/>
        </w:rPr>
        <w:t>,</w:t>
      </w:r>
      <w:r w:rsidR="0046508F" w:rsidRPr="336B8AF6">
        <w:rPr>
          <w:sz w:val="24"/>
          <w:szCs w:val="24"/>
        </w:rPr>
        <w:t xml:space="preserve"> </w:t>
      </w:r>
      <w:r w:rsidR="1ACB45C8" w:rsidRPr="336B8AF6">
        <w:rPr>
          <w:sz w:val="24"/>
          <w:szCs w:val="24"/>
        </w:rPr>
        <w:t>fixes, or updates</w:t>
      </w:r>
      <w:r w:rsidR="0046508F" w:rsidRPr="336B8AF6">
        <w:rPr>
          <w:sz w:val="24"/>
          <w:szCs w:val="24"/>
        </w:rPr>
        <w:t xml:space="preserve"> </w:t>
      </w:r>
      <w:r w:rsidR="003A0D56" w:rsidRPr="336B8AF6">
        <w:rPr>
          <w:sz w:val="24"/>
          <w:szCs w:val="24"/>
        </w:rPr>
        <w:t xml:space="preserve">to the </w:t>
      </w:r>
      <w:r w:rsidR="003D6696" w:rsidRPr="336B8AF6">
        <w:rPr>
          <w:sz w:val="24"/>
          <w:szCs w:val="24"/>
        </w:rPr>
        <w:t xml:space="preserve">Access field </w:t>
      </w:r>
      <w:r w:rsidR="003A0D56" w:rsidRPr="336B8AF6">
        <w:rPr>
          <w:sz w:val="24"/>
          <w:szCs w:val="24"/>
        </w:rPr>
        <w:t xml:space="preserve">data entry application. </w:t>
      </w:r>
      <w:r w:rsidR="5B632534" w:rsidRPr="336B8AF6">
        <w:rPr>
          <w:sz w:val="24"/>
          <w:szCs w:val="24"/>
        </w:rPr>
        <w:t xml:space="preserve">The hydrologic technician packs all sampling gear, ensures there are adequate spare </w:t>
      </w:r>
      <w:proofErr w:type="spellStart"/>
      <w:r w:rsidR="5B632534" w:rsidRPr="336B8AF6">
        <w:rPr>
          <w:sz w:val="24"/>
          <w:szCs w:val="24"/>
        </w:rPr>
        <w:t>Leveloggers</w:t>
      </w:r>
      <w:proofErr w:type="spellEnd"/>
      <w:r w:rsidR="5B632534" w:rsidRPr="336B8AF6">
        <w:rPr>
          <w:sz w:val="24"/>
          <w:szCs w:val="24"/>
        </w:rPr>
        <w:t>/</w:t>
      </w:r>
      <w:proofErr w:type="spellStart"/>
      <w:r w:rsidR="5B632534" w:rsidRPr="336B8AF6">
        <w:rPr>
          <w:sz w:val="24"/>
          <w:szCs w:val="24"/>
        </w:rPr>
        <w:t>Barologgers</w:t>
      </w:r>
      <w:proofErr w:type="spellEnd"/>
      <w:r w:rsidR="5B632534" w:rsidRPr="336B8AF6">
        <w:rPr>
          <w:sz w:val="24"/>
          <w:szCs w:val="24"/>
        </w:rPr>
        <w:t xml:space="preserve">, and </w:t>
      </w:r>
      <w:r w:rsidR="00361CF9" w:rsidRPr="336B8AF6">
        <w:rPr>
          <w:sz w:val="24"/>
          <w:szCs w:val="24"/>
        </w:rPr>
        <w:t>reviews</w:t>
      </w:r>
      <w:r w:rsidR="5B632534" w:rsidRPr="336B8AF6">
        <w:rPr>
          <w:sz w:val="24"/>
          <w:szCs w:val="24"/>
        </w:rPr>
        <w:t xml:space="preserve"> the prior trip report for each park to ensure</w:t>
      </w:r>
      <w:r w:rsidR="2F6DD10D" w:rsidRPr="336B8AF6">
        <w:rPr>
          <w:sz w:val="24"/>
          <w:szCs w:val="24"/>
        </w:rPr>
        <w:t xml:space="preserve"> no gear is forgotten.</w:t>
      </w:r>
      <w:r w:rsidR="003A0D56" w:rsidRPr="336B8AF6">
        <w:rPr>
          <w:sz w:val="24"/>
          <w:szCs w:val="24"/>
        </w:rPr>
        <w:t xml:space="preserve"> </w:t>
      </w:r>
    </w:p>
    <w:p w14:paraId="20530FBD" w14:textId="5D3C48B0" w:rsidR="007016F9" w:rsidRPr="00F0537A" w:rsidRDefault="7DCBBE65" w:rsidP="65FF9C2C">
      <w:pPr>
        <w:rPr>
          <w:sz w:val="24"/>
          <w:szCs w:val="24"/>
        </w:rPr>
      </w:pPr>
      <w:r w:rsidRPr="336B8AF6">
        <w:rPr>
          <w:sz w:val="24"/>
          <w:szCs w:val="24"/>
        </w:rPr>
        <w:t>During field visits,</w:t>
      </w:r>
      <w:r w:rsidR="00FC38B4" w:rsidRPr="336B8AF6">
        <w:rPr>
          <w:sz w:val="24"/>
          <w:szCs w:val="24"/>
        </w:rPr>
        <w:t xml:space="preserve"> </w:t>
      </w:r>
      <w:r w:rsidR="5E9D8CF3" w:rsidRPr="336B8AF6">
        <w:rPr>
          <w:sz w:val="24"/>
          <w:szCs w:val="24"/>
        </w:rPr>
        <w:t>the hydrologic technician</w:t>
      </w:r>
      <w:r w:rsidR="00E14879" w:rsidRPr="336B8AF6">
        <w:rPr>
          <w:sz w:val="24"/>
          <w:szCs w:val="24"/>
        </w:rPr>
        <w:t xml:space="preserve"> </w:t>
      </w:r>
      <w:r w:rsidR="00686A86" w:rsidRPr="336B8AF6">
        <w:rPr>
          <w:sz w:val="24"/>
          <w:szCs w:val="24"/>
        </w:rPr>
        <w:t xml:space="preserve">retrieves logger data </w:t>
      </w:r>
      <w:r w:rsidR="00F9122B" w:rsidRPr="336B8AF6">
        <w:rPr>
          <w:sz w:val="24"/>
          <w:szCs w:val="24"/>
        </w:rPr>
        <w:t xml:space="preserve">from </w:t>
      </w:r>
      <w:proofErr w:type="spellStart"/>
      <w:r w:rsidR="00F9122B" w:rsidRPr="336B8AF6">
        <w:rPr>
          <w:sz w:val="24"/>
          <w:szCs w:val="24"/>
        </w:rPr>
        <w:t>Solinst</w:t>
      </w:r>
      <w:proofErr w:type="spellEnd"/>
      <w:r w:rsidR="00F9122B" w:rsidRPr="336B8AF6">
        <w:rPr>
          <w:sz w:val="24"/>
          <w:szCs w:val="24"/>
        </w:rPr>
        <w:t xml:space="preserve"> </w:t>
      </w:r>
      <w:proofErr w:type="spellStart"/>
      <w:r w:rsidR="00F9122B" w:rsidRPr="336B8AF6">
        <w:rPr>
          <w:sz w:val="24"/>
          <w:szCs w:val="24"/>
        </w:rPr>
        <w:t>Leveloggers</w:t>
      </w:r>
      <w:proofErr w:type="spellEnd"/>
      <w:r w:rsidR="00F9122B" w:rsidRPr="336B8AF6">
        <w:rPr>
          <w:sz w:val="24"/>
          <w:szCs w:val="24"/>
        </w:rPr>
        <w:t xml:space="preserve"> and </w:t>
      </w:r>
      <w:proofErr w:type="spellStart"/>
      <w:r w:rsidR="00F9122B" w:rsidRPr="336B8AF6">
        <w:rPr>
          <w:sz w:val="24"/>
          <w:szCs w:val="24"/>
        </w:rPr>
        <w:t>Barologgers</w:t>
      </w:r>
      <w:proofErr w:type="spellEnd"/>
      <w:r w:rsidR="00ED466E" w:rsidRPr="336B8AF6">
        <w:rPr>
          <w:sz w:val="24"/>
          <w:szCs w:val="24"/>
        </w:rPr>
        <w:t>,</w:t>
      </w:r>
      <w:r w:rsidR="0037588E" w:rsidRPr="336B8AF6">
        <w:rPr>
          <w:sz w:val="24"/>
          <w:szCs w:val="24"/>
        </w:rPr>
        <w:t xml:space="preserve"> </w:t>
      </w:r>
      <w:r w:rsidR="00B80F25" w:rsidRPr="336B8AF6">
        <w:rPr>
          <w:sz w:val="24"/>
          <w:szCs w:val="24"/>
        </w:rPr>
        <w:t xml:space="preserve">manually </w:t>
      </w:r>
      <w:r w:rsidR="0037588E" w:rsidRPr="336B8AF6">
        <w:rPr>
          <w:sz w:val="24"/>
          <w:szCs w:val="24"/>
        </w:rPr>
        <w:t xml:space="preserve">measures the distance </w:t>
      </w:r>
      <w:r w:rsidR="008B7F95" w:rsidRPr="336B8AF6">
        <w:rPr>
          <w:sz w:val="24"/>
          <w:szCs w:val="24"/>
        </w:rPr>
        <w:t xml:space="preserve">from </w:t>
      </w:r>
      <w:r w:rsidR="0037588E" w:rsidRPr="336B8AF6">
        <w:rPr>
          <w:sz w:val="24"/>
          <w:szCs w:val="24"/>
        </w:rPr>
        <w:t>the top of the well</w:t>
      </w:r>
      <w:ins w:id="55" w:author="Ploughe, Laura W" w:date="2026-02-26T14:52:00Z" w16du:dateUtc="2026-02-26T21:52:00Z">
        <w:r w:rsidR="002C1C0C">
          <w:rPr>
            <w:sz w:val="24"/>
            <w:szCs w:val="24"/>
          </w:rPr>
          <w:t xml:space="preserve"> (Alluvial Groundwater) or </w:t>
        </w:r>
      </w:ins>
      <w:ins w:id="56" w:author="Ploughe, Laura W" w:date="2026-02-26T14:53:00Z" w16du:dateUtc="2026-02-26T21:53:00Z">
        <w:r w:rsidR="002C1C0C">
          <w:rPr>
            <w:sz w:val="24"/>
            <w:szCs w:val="24"/>
          </w:rPr>
          <w:t>gauge (Water Surface Flow)</w:t>
        </w:r>
      </w:ins>
      <w:r w:rsidR="0037588E" w:rsidRPr="336B8AF6">
        <w:rPr>
          <w:sz w:val="24"/>
          <w:szCs w:val="24"/>
        </w:rPr>
        <w:t xml:space="preserve"> to </w:t>
      </w:r>
      <w:r w:rsidR="0088409D" w:rsidRPr="336B8AF6">
        <w:rPr>
          <w:sz w:val="24"/>
          <w:szCs w:val="24"/>
        </w:rPr>
        <w:t>the water</w:t>
      </w:r>
      <w:r w:rsidR="00ED466E" w:rsidRPr="336B8AF6">
        <w:rPr>
          <w:sz w:val="24"/>
          <w:szCs w:val="24"/>
        </w:rPr>
        <w:t xml:space="preserve">, </w:t>
      </w:r>
      <w:r w:rsidR="00B006DD" w:rsidRPr="336B8AF6">
        <w:rPr>
          <w:sz w:val="24"/>
          <w:szCs w:val="24"/>
        </w:rPr>
        <w:t xml:space="preserve">and </w:t>
      </w:r>
      <w:r w:rsidR="00B006DD" w:rsidRPr="336B8AF6">
        <w:rPr>
          <w:rFonts w:ascii="Calibri" w:eastAsia="Calibri" w:hAnsi="Calibri" w:cs="Calibri"/>
          <w:sz w:val="24"/>
          <w:szCs w:val="24"/>
        </w:rPr>
        <w:t>performs</w:t>
      </w:r>
      <w:r w:rsidR="6AFF0C5C" w:rsidRPr="336B8AF6">
        <w:rPr>
          <w:rFonts w:ascii="Calibri" w:eastAsia="Calibri" w:hAnsi="Calibri" w:cs="Calibri"/>
          <w:sz w:val="24"/>
          <w:szCs w:val="24"/>
        </w:rPr>
        <w:t xml:space="preserve"> a rapid well elevation level assessment</w:t>
      </w:r>
      <w:r w:rsidR="00DF0C84" w:rsidRPr="336B8AF6">
        <w:rPr>
          <w:sz w:val="24"/>
          <w:szCs w:val="24"/>
        </w:rPr>
        <w:t xml:space="preserve"> </w:t>
      </w:r>
      <w:r w:rsidR="00013260" w:rsidRPr="336B8AF6">
        <w:rPr>
          <w:sz w:val="24"/>
          <w:szCs w:val="24"/>
        </w:rPr>
        <w:t>using a SOKKIA Auto Level</w:t>
      </w:r>
      <w:r w:rsidR="38D59AF8" w:rsidRPr="336B8AF6">
        <w:rPr>
          <w:sz w:val="24"/>
          <w:szCs w:val="24"/>
        </w:rPr>
        <w:t xml:space="preserve"> </w:t>
      </w:r>
      <w:r w:rsidR="38D59AF8" w:rsidRPr="336B8AF6">
        <w:rPr>
          <w:rFonts w:ascii="Calibri" w:eastAsia="Calibri" w:hAnsi="Calibri" w:cs="Calibri"/>
          <w:sz w:val="24"/>
          <w:szCs w:val="24"/>
        </w:rPr>
        <w:t xml:space="preserve">to ensure well elevations have not </w:t>
      </w:r>
      <w:r w:rsidR="38D59AF8" w:rsidRPr="00844FC4">
        <w:rPr>
          <w:rFonts w:ascii="Calibri" w:eastAsia="Calibri" w:hAnsi="Calibri" w:cs="Calibri"/>
          <w:sz w:val="24"/>
          <w:szCs w:val="24"/>
        </w:rPr>
        <w:t xml:space="preserve">changed since the last high-accuracy level </w:t>
      </w:r>
      <w:r w:rsidR="38D59AF8" w:rsidRPr="00844FC4">
        <w:rPr>
          <w:rFonts w:ascii="Calibri" w:eastAsia="Calibri" w:hAnsi="Calibri" w:cs="Calibri"/>
          <w:sz w:val="24"/>
          <w:szCs w:val="24"/>
        </w:rPr>
        <w:lastRenderedPageBreak/>
        <w:t>loop survey</w:t>
      </w:r>
      <w:r w:rsidR="00DF0C84" w:rsidRPr="00844FC4">
        <w:rPr>
          <w:sz w:val="24"/>
          <w:szCs w:val="24"/>
        </w:rPr>
        <w:t>.</w:t>
      </w:r>
      <w:r w:rsidR="007F663C" w:rsidRPr="00844FC4">
        <w:rPr>
          <w:sz w:val="24"/>
          <w:szCs w:val="24"/>
        </w:rPr>
        <w:t xml:space="preserve"> </w:t>
      </w:r>
      <w:r w:rsidR="007B3260" w:rsidRPr="00844FC4">
        <w:rPr>
          <w:sz w:val="24"/>
          <w:szCs w:val="24"/>
        </w:rPr>
        <w:t>Discrete field data are recorded on water-resistant paper datasheets in the field.</w:t>
      </w:r>
      <w:del w:id="57" w:author="Ploughe, Laura W" w:date="2026-02-26T15:07:00Z" w16du:dateUtc="2026-02-26T22:07:00Z">
        <w:r w:rsidR="007B3260" w:rsidRPr="00844FC4" w:rsidDel="00844FC4">
          <w:rPr>
            <w:sz w:val="24"/>
            <w:szCs w:val="24"/>
          </w:rPr>
          <w:delText xml:space="preserve"> </w:delText>
        </w:r>
        <w:commentRangeStart w:id="58"/>
        <w:commentRangeStart w:id="59"/>
        <w:r w:rsidR="00D62016" w:rsidRPr="00844FC4" w:rsidDel="00844FC4">
          <w:rPr>
            <w:sz w:val="24"/>
            <w:szCs w:val="24"/>
          </w:rPr>
          <w:delText>Unlike other protocols, this one does not require consistent timing of field visits, as water level data are continuously collected by loggers</w:delText>
        </w:r>
        <w:commentRangeEnd w:id="58"/>
        <w:r w:rsidR="00A33C10" w:rsidRPr="00844FC4" w:rsidDel="00844FC4">
          <w:rPr>
            <w:rStyle w:val="CommentReference"/>
          </w:rPr>
          <w:commentReference w:id="58"/>
        </w:r>
        <w:commentRangeEnd w:id="59"/>
        <w:r w:rsidR="007C10A0" w:rsidRPr="00844FC4" w:rsidDel="00844FC4">
          <w:rPr>
            <w:rStyle w:val="CommentReference"/>
          </w:rPr>
          <w:commentReference w:id="59"/>
        </w:r>
        <w:r w:rsidR="00D62016" w:rsidRPr="00844FC4" w:rsidDel="00844FC4">
          <w:rPr>
            <w:sz w:val="24"/>
            <w:szCs w:val="24"/>
          </w:rPr>
          <w:delText>.</w:delText>
        </w:r>
      </w:del>
      <w:ins w:id="60" w:author="Ploughe, Laura W" w:date="2026-02-26T15:07:00Z" w16du:dateUtc="2026-02-26T22:07:00Z">
        <w:r w:rsidR="00844FC4" w:rsidRPr="00844FC4">
          <w:t xml:space="preserve"> </w:t>
        </w:r>
      </w:ins>
      <w:ins w:id="61" w:author="Ploughe, Laura W" w:date="2026-02-26T15:07:00Z">
        <w:r w:rsidR="00844FC4" w:rsidRPr="00844FC4">
          <w:rPr>
            <w:sz w:val="24"/>
            <w:szCs w:val="24"/>
            <w:rPrChange w:id="62" w:author="Ploughe, Laura W" w:date="2026-02-26T15:07:00Z" w16du:dateUtc="2026-02-26T22:07:00Z">
              <w:rPr>
                <w:sz w:val="24"/>
                <w:szCs w:val="24"/>
                <w:highlight w:val="yellow"/>
              </w:rPr>
            </w:rPrChange>
          </w:rPr>
          <w:t>Although water level loggers collect data continuously, periodic site visits are necessary to retrieve data and inspect equipment. The operational goal is four visits per year when feasible, with scheduling prioritized around Aquatic Macroinvertebrate and Water Quality monitoring windows. Attempts to reduce visits to twice annually were not sufficient to address equipment maintenance.</w:t>
        </w:r>
      </w:ins>
      <w:ins w:id="63" w:author="Ploughe, Laura W" w:date="2026-02-26T14:54:00Z" w16du:dateUtc="2026-02-26T21:54:00Z">
        <w:r w:rsidR="00D8497A">
          <w:rPr>
            <w:sz w:val="24"/>
            <w:szCs w:val="24"/>
          </w:rPr>
          <w:t xml:space="preserve"> </w:t>
        </w:r>
      </w:ins>
    </w:p>
    <w:p w14:paraId="1EC664E1" w14:textId="1BEA057D" w:rsidR="004269B8" w:rsidRPr="00F0537A" w:rsidRDefault="004269B8" w:rsidP="004269B8">
      <w:pPr>
        <w:pStyle w:val="Heading4"/>
        <w:rPr>
          <w:sz w:val="24"/>
          <w:szCs w:val="24"/>
        </w:rPr>
      </w:pPr>
      <w:r w:rsidRPr="00F0537A">
        <w:rPr>
          <w:sz w:val="24"/>
          <w:szCs w:val="24"/>
        </w:rPr>
        <w:t>Data processing</w:t>
      </w:r>
    </w:p>
    <w:p w14:paraId="69DC5477" w14:textId="7AF84C88" w:rsidR="00581611" w:rsidRPr="00F0537A" w:rsidRDefault="008B7F95" w:rsidP="004269B8">
      <w:pPr>
        <w:pStyle w:val="Heading5"/>
        <w:rPr>
          <w:sz w:val="24"/>
          <w:szCs w:val="24"/>
        </w:rPr>
      </w:pPr>
      <w:r>
        <w:rPr>
          <w:sz w:val="24"/>
          <w:szCs w:val="24"/>
        </w:rPr>
        <w:t>Discrete</w:t>
      </w:r>
      <w:r w:rsidRPr="00F0537A">
        <w:rPr>
          <w:sz w:val="24"/>
          <w:szCs w:val="24"/>
        </w:rPr>
        <w:t xml:space="preserve"> </w:t>
      </w:r>
      <w:r w:rsidR="00DB4EAB" w:rsidRPr="00F0537A">
        <w:rPr>
          <w:sz w:val="24"/>
          <w:szCs w:val="24"/>
        </w:rPr>
        <w:t xml:space="preserve">data </w:t>
      </w:r>
      <w:proofErr w:type="gramStart"/>
      <w:r w:rsidR="003D6696" w:rsidRPr="00F0537A">
        <w:rPr>
          <w:sz w:val="24"/>
          <w:szCs w:val="24"/>
        </w:rPr>
        <w:t xml:space="preserve">entered </w:t>
      </w:r>
      <w:r w:rsidR="00DB4EAB" w:rsidRPr="00F0537A">
        <w:rPr>
          <w:sz w:val="24"/>
          <w:szCs w:val="24"/>
        </w:rPr>
        <w:t>into</w:t>
      </w:r>
      <w:proofErr w:type="gramEnd"/>
      <w:r w:rsidR="00DB4EAB" w:rsidRPr="00F0537A">
        <w:rPr>
          <w:sz w:val="24"/>
          <w:szCs w:val="24"/>
        </w:rPr>
        <w:t xml:space="preserve"> SQL database – Field crew lead and assistant data manager</w:t>
      </w:r>
    </w:p>
    <w:p w14:paraId="49DA8B0F" w14:textId="1E881A84" w:rsidR="00686135" w:rsidRPr="00F0537A" w:rsidRDefault="00686135" w:rsidP="00686135">
      <w:pPr>
        <w:rPr>
          <w:sz w:val="24"/>
          <w:szCs w:val="24"/>
        </w:rPr>
      </w:pPr>
      <w:r w:rsidRPr="00F0537A">
        <w:rPr>
          <w:sz w:val="24"/>
          <w:szCs w:val="24"/>
        </w:rPr>
        <w:t xml:space="preserve">Discrete data are entered into the </w:t>
      </w:r>
      <w:proofErr w:type="spellStart"/>
      <w:r w:rsidRPr="00F0537A">
        <w:rPr>
          <w:sz w:val="24"/>
          <w:szCs w:val="24"/>
        </w:rPr>
        <w:t>SCPN_Groundwater_DataEntry</w:t>
      </w:r>
      <w:proofErr w:type="spellEnd"/>
      <w:r w:rsidRPr="00F0537A">
        <w:rPr>
          <w:sz w:val="24"/>
          <w:szCs w:val="24"/>
        </w:rPr>
        <w:t xml:space="preserve"> database on the Development instance of SQL server after each field visit. This is performed using the Access Groundwater Application, which allows the user to enter data from paper datasheets into SQL.  This is primarily done by the field crew lead with help from the assistant data manager.  Future development will allow for this application to be loaded onto a field tablet</w:t>
      </w:r>
      <w:r>
        <w:rPr>
          <w:sz w:val="24"/>
          <w:szCs w:val="24"/>
        </w:rPr>
        <w:t>,</w:t>
      </w:r>
      <w:r w:rsidRPr="00F0537A">
        <w:rPr>
          <w:sz w:val="24"/>
          <w:szCs w:val="24"/>
        </w:rPr>
        <w:t xml:space="preserve"> so </w:t>
      </w:r>
      <w:r>
        <w:rPr>
          <w:sz w:val="24"/>
          <w:szCs w:val="24"/>
        </w:rPr>
        <w:t>discrete</w:t>
      </w:r>
      <w:r w:rsidRPr="00F0537A">
        <w:rPr>
          <w:sz w:val="24"/>
          <w:szCs w:val="24"/>
        </w:rPr>
        <w:t xml:space="preserve"> data can be entered while in the field. </w:t>
      </w:r>
      <w:ins w:id="64" w:author="Ploughe, Laura W" w:date="2026-02-26T15:00:00Z" w16du:dateUtc="2026-02-26T22:00:00Z">
        <w:r w:rsidR="00B5357C">
          <w:rPr>
            <w:sz w:val="24"/>
            <w:szCs w:val="24"/>
          </w:rPr>
          <w:t xml:space="preserve">Alluvial </w:t>
        </w:r>
      </w:ins>
      <w:del w:id="65" w:author="Ploughe, Laura W" w:date="2026-02-26T15:00:00Z" w16du:dateUtc="2026-02-26T22:00:00Z">
        <w:r w:rsidR="00D37B5E" w:rsidDel="00B5357C">
          <w:rPr>
            <w:sz w:val="24"/>
            <w:szCs w:val="24"/>
          </w:rPr>
          <w:delText>G</w:delText>
        </w:r>
      </w:del>
      <w:ins w:id="66" w:author="Ploughe, Laura W" w:date="2026-02-26T15:00:00Z" w16du:dateUtc="2026-02-26T22:00:00Z">
        <w:r w:rsidR="00B5357C">
          <w:rPr>
            <w:sz w:val="24"/>
            <w:szCs w:val="24"/>
          </w:rPr>
          <w:t>g</w:t>
        </w:r>
      </w:ins>
      <w:r w:rsidRPr="00FB55E3">
        <w:rPr>
          <w:sz w:val="24"/>
          <w:szCs w:val="24"/>
        </w:rPr>
        <w:t>roundwater</w:t>
      </w:r>
      <w:r w:rsidR="00D37B5E">
        <w:rPr>
          <w:sz w:val="24"/>
          <w:szCs w:val="24"/>
        </w:rPr>
        <w:t xml:space="preserve"> and </w:t>
      </w:r>
      <w:ins w:id="67" w:author="Ploughe, Laura W" w:date="2026-02-26T15:00:00Z" w16du:dateUtc="2026-02-26T22:00:00Z">
        <w:r w:rsidR="00B5357C">
          <w:rPr>
            <w:sz w:val="24"/>
            <w:szCs w:val="24"/>
          </w:rPr>
          <w:t xml:space="preserve">water </w:t>
        </w:r>
      </w:ins>
      <w:r w:rsidR="00D37B5E">
        <w:rPr>
          <w:sz w:val="24"/>
          <w:szCs w:val="24"/>
        </w:rPr>
        <w:t>surface flow</w:t>
      </w:r>
      <w:r>
        <w:rPr>
          <w:sz w:val="24"/>
          <w:szCs w:val="24"/>
        </w:rPr>
        <w:t xml:space="preserve"> discrete</w:t>
      </w:r>
      <w:r w:rsidRPr="00FB55E3">
        <w:rPr>
          <w:sz w:val="24"/>
          <w:szCs w:val="24"/>
        </w:rPr>
        <w:t xml:space="preserve"> data are stored in the same database on SQL, so </w:t>
      </w:r>
      <w:r>
        <w:rPr>
          <w:sz w:val="24"/>
          <w:szCs w:val="24"/>
        </w:rPr>
        <w:t>most</w:t>
      </w:r>
      <w:r w:rsidRPr="00FB55E3">
        <w:rPr>
          <w:sz w:val="24"/>
          <w:szCs w:val="24"/>
        </w:rPr>
        <w:t xml:space="preserve"> of the discrete data is shared between these two vital signs. </w:t>
      </w:r>
    </w:p>
    <w:p w14:paraId="2DE5431A" w14:textId="2B9C4FB4" w:rsidR="00916F33" w:rsidRPr="00F0537A" w:rsidRDefault="002D1F95" w:rsidP="004269B8">
      <w:pPr>
        <w:pStyle w:val="Heading5"/>
        <w:rPr>
          <w:sz w:val="24"/>
          <w:szCs w:val="24"/>
        </w:rPr>
      </w:pPr>
      <w:r>
        <w:rPr>
          <w:sz w:val="24"/>
          <w:szCs w:val="24"/>
        </w:rPr>
        <w:t>Continuous</w:t>
      </w:r>
      <w:r w:rsidRPr="00F0537A">
        <w:rPr>
          <w:sz w:val="24"/>
          <w:szCs w:val="24"/>
        </w:rPr>
        <w:t xml:space="preserve"> </w:t>
      </w:r>
      <w:r w:rsidR="00916F33" w:rsidRPr="00F0537A">
        <w:rPr>
          <w:sz w:val="24"/>
          <w:szCs w:val="24"/>
        </w:rPr>
        <w:t>data imported into Aquarius – Field crew lead</w:t>
      </w:r>
    </w:p>
    <w:p w14:paraId="553D7D43" w14:textId="46B39E00" w:rsidR="00916F33" w:rsidRPr="00F0537A" w:rsidRDefault="00916F33" w:rsidP="00916F33">
      <w:pPr>
        <w:rPr>
          <w:sz w:val="24"/>
          <w:szCs w:val="24"/>
        </w:rPr>
      </w:pPr>
      <w:r w:rsidRPr="00F0537A">
        <w:rPr>
          <w:sz w:val="24"/>
          <w:szCs w:val="24"/>
        </w:rPr>
        <w:t xml:space="preserve">Continuous data collected </w:t>
      </w:r>
      <w:r w:rsidR="003D6696" w:rsidRPr="00F0537A">
        <w:rPr>
          <w:sz w:val="24"/>
          <w:szCs w:val="24"/>
        </w:rPr>
        <w:t>by the field loggers</w:t>
      </w:r>
      <w:r w:rsidRPr="00F0537A">
        <w:rPr>
          <w:sz w:val="24"/>
          <w:szCs w:val="24"/>
        </w:rPr>
        <w:t xml:space="preserve"> are uploaded </w:t>
      </w:r>
      <w:r w:rsidR="004643E4" w:rsidRPr="00F0537A">
        <w:rPr>
          <w:sz w:val="24"/>
          <w:szCs w:val="24"/>
        </w:rPr>
        <w:t>i</w:t>
      </w:r>
      <w:r w:rsidR="00811FD3" w:rsidRPr="00F0537A">
        <w:rPr>
          <w:sz w:val="24"/>
          <w:szCs w:val="24"/>
        </w:rPr>
        <w:t xml:space="preserve">nto </w:t>
      </w:r>
      <w:commentRangeStart w:id="68"/>
      <w:r w:rsidR="00811FD3" w:rsidRPr="00F0537A">
        <w:rPr>
          <w:sz w:val="24"/>
          <w:szCs w:val="24"/>
        </w:rPr>
        <w:t>Aquarius</w:t>
      </w:r>
      <w:commentRangeEnd w:id="68"/>
      <w:r w:rsidR="00557AED">
        <w:rPr>
          <w:rStyle w:val="CommentReference"/>
        </w:rPr>
        <w:commentReference w:id="68"/>
      </w:r>
      <w:ins w:id="69" w:author="Ploughe, Laura W" w:date="2026-02-26T15:12:00Z" w16du:dateUtc="2026-02-26T22:12:00Z">
        <w:r w:rsidR="00034EF5">
          <w:rPr>
            <w:sz w:val="24"/>
            <w:szCs w:val="24"/>
          </w:rPr>
          <w:t xml:space="preserve"> </w:t>
        </w:r>
      </w:ins>
      <w:r w:rsidR="00811FD3" w:rsidRPr="00F0537A">
        <w:rPr>
          <w:sz w:val="24"/>
          <w:szCs w:val="24"/>
        </w:rPr>
        <w:t xml:space="preserve"> </w:t>
      </w:r>
      <w:ins w:id="70" w:author="Ploughe, Laura W" w:date="2026-02-26T15:13:00Z" w16du:dateUtc="2026-02-26T22:13:00Z">
        <w:r w:rsidR="001B0CAA">
          <w:rPr>
            <w:sz w:val="24"/>
            <w:szCs w:val="24"/>
          </w:rPr>
          <w:t>(</w:t>
        </w:r>
        <w:r w:rsidR="001B0CAA">
          <w:rPr>
            <w:sz w:val="24"/>
            <w:szCs w:val="24"/>
          </w:rPr>
          <w:fldChar w:fldCharType="begin"/>
        </w:r>
        <w:r w:rsidR="001B0CAA">
          <w:rPr>
            <w:sz w:val="24"/>
            <w:szCs w:val="24"/>
          </w:rPr>
          <w:instrText>HYPERLINK "</w:instrText>
        </w:r>
        <w:r w:rsidR="001B0CAA" w:rsidRPr="001B0CAA">
          <w:rPr>
            <w:sz w:val="24"/>
            <w:szCs w:val="24"/>
          </w:rPr>
          <w:instrText>https://irma.nps.gov/aqwebportal/</w:instrText>
        </w:r>
        <w:r w:rsidR="001B0CAA">
          <w:rPr>
            <w:sz w:val="24"/>
            <w:szCs w:val="24"/>
          </w:rPr>
          <w:instrText>"</w:instrText>
        </w:r>
        <w:r w:rsidR="001B0CAA">
          <w:rPr>
            <w:sz w:val="24"/>
            <w:szCs w:val="24"/>
          </w:rPr>
        </w:r>
        <w:r w:rsidR="001B0CAA">
          <w:rPr>
            <w:sz w:val="24"/>
            <w:szCs w:val="24"/>
          </w:rPr>
          <w:fldChar w:fldCharType="separate"/>
        </w:r>
        <w:r w:rsidR="001B0CAA" w:rsidRPr="00271218">
          <w:rPr>
            <w:rStyle w:val="Hyperlink"/>
            <w:sz w:val="24"/>
            <w:szCs w:val="24"/>
          </w:rPr>
          <w:t>https://irma.nps.gov/aqwebportal/</w:t>
        </w:r>
        <w:r w:rsidR="001B0CAA">
          <w:rPr>
            <w:sz w:val="24"/>
            <w:szCs w:val="24"/>
          </w:rPr>
          <w:fldChar w:fldCharType="end"/>
        </w:r>
        <w:r w:rsidR="001B0CAA">
          <w:rPr>
            <w:sz w:val="24"/>
            <w:szCs w:val="24"/>
          </w:rPr>
          <w:t xml:space="preserve">) </w:t>
        </w:r>
      </w:ins>
      <w:r w:rsidR="00811FD3" w:rsidRPr="00F0537A">
        <w:rPr>
          <w:sz w:val="24"/>
          <w:szCs w:val="24"/>
        </w:rPr>
        <w:t>after each field visit by the field crew lead.</w:t>
      </w:r>
      <w:r w:rsidR="00747748" w:rsidRPr="00F0537A">
        <w:rPr>
          <w:sz w:val="24"/>
          <w:szCs w:val="24"/>
        </w:rPr>
        <w:t xml:space="preserve"> </w:t>
      </w:r>
      <w:r w:rsidR="00B95DC1">
        <w:rPr>
          <w:sz w:val="24"/>
          <w:szCs w:val="24"/>
        </w:rPr>
        <w:t>Discrete</w:t>
      </w:r>
      <w:r w:rsidR="00E67AF4">
        <w:rPr>
          <w:sz w:val="24"/>
          <w:szCs w:val="24"/>
        </w:rPr>
        <w:t xml:space="preserve"> data (manual depth to </w:t>
      </w:r>
      <w:del w:id="71" w:author="Ploughe, Laura W" w:date="2026-02-26T15:01:00Z" w16du:dateUtc="2026-02-26T22:01:00Z">
        <w:r w:rsidR="00E67AF4" w:rsidDel="004B22B6">
          <w:rPr>
            <w:sz w:val="24"/>
            <w:szCs w:val="24"/>
          </w:rPr>
          <w:delText>ground water</w:delText>
        </w:r>
      </w:del>
      <w:ins w:id="72" w:author="Ploughe, Laura W" w:date="2026-02-26T15:01:00Z" w16du:dateUtc="2026-02-26T22:01:00Z">
        <w:r w:rsidR="004B22B6">
          <w:rPr>
            <w:sz w:val="24"/>
            <w:szCs w:val="24"/>
          </w:rPr>
          <w:t>water</w:t>
        </w:r>
      </w:ins>
      <w:r w:rsidR="00A844CA">
        <w:rPr>
          <w:sz w:val="24"/>
          <w:szCs w:val="24"/>
        </w:rPr>
        <w:t>) will be entered into Aquarius at this time as well.</w:t>
      </w:r>
      <w:r w:rsidR="00B95DC1">
        <w:rPr>
          <w:sz w:val="24"/>
          <w:szCs w:val="24"/>
        </w:rPr>
        <w:t xml:space="preserve"> </w:t>
      </w:r>
    </w:p>
    <w:p w14:paraId="7D941B8A" w14:textId="6552B014" w:rsidR="00324851" w:rsidRPr="00F0537A" w:rsidRDefault="00324851" w:rsidP="00324851">
      <w:pPr>
        <w:pStyle w:val="Heading5"/>
        <w:spacing w:line="257" w:lineRule="auto"/>
        <w:rPr>
          <w:sz w:val="24"/>
          <w:szCs w:val="24"/>
        </w:rPr>
      </w:pPr>
      <w:r w:rsidRPr="00F0537A">
        <w:rPr>
          <w:sz w:val="24"/>
          <w:szCs w:val="24"/>
        </w:rPr>
        <w:t>Well Elevation Level Assessment – Field crew lead and GIS Specialist</w:t>
      </w:r>
    </w:p>
    <w:p w14:paraId="561EFB1B" w14:textId="2A994204" w:rsidR="00324851" w:rsidRPr="000A3F52" w:rsidRDefault="00324851" w:rsidP="000A3F52">
      <w:pPr>
        <w:spacing w:line="257" w:lineRule="auto"/>
        <w:rPr>
          <w:rFonts w:ascii="Calibri" w:eastAsia="Calibri" w:hAnsi="Calibri" w:cs="Calibri"/>
          <w:sz w:val="24"/>
          <w:szCs w:val="24"/>
        </w:rPr>
      </w:pPr>
      <w:r w:rsidRPr="00F0537A">
        <w:rPr>
          <w:rFonts w:ascii="Calibri" w:eastAsia="Calibri" w:hAnsi="Calibri" w:cs="Calibri"/>
          <w:sz w:val="24"/>
          <w:szCs w:val="24"/>
        </w:rPr>
        <w:t xml:space="preserve">Each site undergoes an annual rapid assessment of well elevation levels to monitor for any vertical shifts over time. After the field visit, the hydrologic technician scans the Rapid Well Elevation Level datasheets and saves the digital copy into the designated field datasheet file structure. The GIS specialist enters </w:t>
      </w:r>
      <w:proofErr w:type="gramStart"/>
      <w:r w:rsidR="000A3F52">
        <w:rPr>
          <w:rFonts w:ascii="Calibri" w:eastAsia="Calibri" w:hAnsi="Calibri" w:cs="Calibri"/>
          <w:sz w:val="24"/>
          <w:szCs w:val="24"/>
        </w:rPr>
        <w:t>these</w:t>
      </w:r>
      <w:proofErr w:type="gramEnd"/>
      <w:r w:rsidRPr="00F0537A">
        <w:rPr>
          <w:rFonts w:ascii="Calibri" w:eastAsia="Calibri" w:hAnsi="Calibri" w:cs="Calibri"/>
          <w:sz w:val="24"/>
          <w:szCs w:val="24"/>
        </w:rPr>
        <w:t xml:space="preserve"> data into a Rapid Well Elevation Level database in Access and then confirms that the elevation assessment data falls within the acceptable error margin of +/- 1 centimeter. If any well exceeds this threshold, the GIS specialist conducts a </w:t>
      </w:r>
      <w:proofErr w:type="gramStart"/>
      <w:r w:rsidRPr="00F0537A">
        <w:rPr>
          <w:rFonts w:ascii="Calibri" w:eastAsia="Calibri" w:hAnsi="Calibri" w:cs="Calibri"/>
          <w:sz w:val="24"/>
          <w:szCs w:val="24"/>
        </w:rPr>
        <w:t>resurvey</w:t>
      </w:r>
      <w:proofErr w:type="gramEnd"/>
      <w:r w:rsidRPr="00F0537A">
        <w:rPr>
          <w:rFonts w:ascii="Calibri" w:eastAsia="Calibri" w:hAnsi="Calibri" w:cs="Calibri"/>
          <w:sz w:val="24"/>
          <w:szCs w:val="24"/>
        </w:rPr>
        <w:t xml:space="preserve"> using a high-accuracy level loops survey technique to ensure precision.</w:t>
      </w:r>
    </w:p>
    <w:p w14:paraId="13327F0C" w14:textId="7BF3595A" w:rsidR="00811FD3" w:rsidRPr="00F0537A" w:rsidRDefault="00811FD3" w:rsidP="004269B8">
      <w:pPr>
        <w:pStyle w:val="Heading5"/>
        <w:rPr>
          <w:sz w:val="24"/>
          <w:szCs w:val="24"/>
        </w:rPr>
      </w:pPr>
      <w:r w:rsidRPr="00F0537A">
        <w:rPr>
          <w:sz w:val="24"/>
          <w:szCs w:val="24"/>
        </w:rPr>
        <w:t>QA/QC</w:t>
      </w:r>
      <w:r w:rsidR="00BF18A3" w:rsidRPr="00F0537A">
        <w:rPr>
          <w:sz w:val="24"/>
          <w:szCs w:val="24"/>
        </w:rPr>
        <w:t xml:space="preserve"> and validation of</w:t>
      </w:r>
      <w:r w:rsidRPr="00F0537A">
        <w:rPr>
          <w:sz w:val="24"/>
          <w:szCs w:val="24"/>
        </w:rPr>
        <w:t xml:space="preserve"> </w:t>
      </w:r>
      <w:r w:rsidR="00C566A8" w:rsidRPr="00F0537A">
        <w:rPr>
          <w:sz w:val="24"/>
          <w:szCs w:val="24"/>
        </w:rPr>
        <w:t xml:space="preserve">discrete </w:t>
      </w:r>
      <w:r w:rsidRPr="00F0537A">
        <w:rPr>
          <w:sz w:val="24"/>
          <w:szCs w:val="24"/>
        </w:rPr>
        <w:t xml:space="preserve">data – </w:t>
      </w:r>
      <w:r w:rsidR="00400C57" w:rsidRPr="00F0537A">
        <w:rPr>
          <w:sz w:val="24"/>
          <w:szCs w:val="24"/>
        </w:rPr>
        <w:t>Project Lead</w:t>
      </w:r>
      <w:r w:rsidRPr="00F0537A">
        <w:rPr>
          <w:sz w:val="24"/>
          <w:szCs w:val="24"/>
        </w:rPr>
        <w:t xml:space="preserve"> and</w:t>
      </w:r>
      <w:r w:rsidR="0029573D" w:rsidRPr="00F0537A">
        <w:rPr>
          <w:sz w:val="24"/>
          <w:szCs w:val="24"/>
        </w:rPr>
        <w:t xml:space="preserve"> data manager</w:t>
      </w:r>
    </w:p>
    <w:p w14:paraId="28FD9AC6" w14:textId="30B35A32" w:rsidR="0029573D" w:rsidRPr="00F0537A" w:rsidRDefault="0029573D" w:rsidP="0029573D">
      <w:pPr>
        <w:rPr>
          <w:sz w:val="24"/>
          <w:szCs w:val="24"/>
        </w:rPr>
      </w:pPr>
      <w:r w:rsidRPr="00F0537A">
        <w:rPr>
          <w:sz w:val="24"/>
          <w:szCs w:val="24"/>
        </w:rPr>
        <w:t>QA/QC of the discrete data</w:t>
      </w:r>
      <w:r w:rsidR="006B1B0C" w:rsidRPr="00F0537A">
        <w:rPr>
          <w:sz w:val="24"/>
          <w:szCs w:val="24"/>
        </w:rPr>
        <w:t xml:space="preserve"> </w:t>
      </w:r>
      <w:r w:rsidR="00653014" w:rsidRPr="00F0537A">
        <w:rPr>
          <w:sz w:val="24"/>
          <w:szCs w:val="24"/>
        </w:rPr>
        <w:t>should be</w:t>
      </w:r>
      <w:r w:rsidR="006B1B0C" w:rsidRPr="00F0537A">
        <w:rPr>
          <w:sz w:val="24"/>
          <w:szCs w:val="24"/>
        </w:rPr>
        <w:t xml:space="preserve"> conducted </w:t>
      </w:r>
      <w:r w:rsidR="00686135">
        <w:rPr>
          <w:sz w:val="24"/>
          <w:szCs w:val="24"/>
        </w:rPr>
        <w:t>once a year</w:t>
      </w:r>
      <w:r w:rsidR="006B1B0C" w:rsidRPr="00F0537A">
        <w:rPr>
          <w:sz w:val="24"/>
          <w:szCs w:val="24"/>
        </w:rPr>
        <w:t xml:space="preserve">. </w:t>
      </w:r>
      <w:r w:rsidR="007B4A43">
        <w:rPr>
          <w:sz w:val="24"/>
          <w:szCs w:val="24"/>
        </w:rPr>
        <w:t>In 2025,</w:t>
      </w:r>
      <w:r w:rsidR="00227D54" w:rsidRPr="00F0537A">
        <w:rPr>
          <w:sz w:val="24"/>
          <w:szCs w:val="24"/>
        </w:rPr>
        <w:t xml:space="preserve"> the </w:t>
      </w:r>
      <w:r w:rsidR="00BA584F" w:rsidRPr="00F0537A">
        <w:rPr>
          <w:sz w:val="24"/>
          <w:szCs w:val="24"/>
        </w:rPr>
        <w:t xml:space="preserve">QA/QC </w:t>
      </w:r>
      <w:r w:rsidR="00227D54" w:rsidRPr="00F0537A">
        <w:rPr>
          <w:sz w:val="24"/>
          <w:szCs w:val="24"/>
        </w:rPr>
        <w:t xml:space="preserve">script </w:t>
      </w:r>
      <w:r w:rsidR="007B4A43">
        <w:rPr>
          <w:sz w:val="24"/>
          <w:szCs w:val="24"/>
        </w:rPr>
        <w:t>was updated</w:t>
      </w:r>
      <w:r w:rsidR="007E7BB8">
        <w:rPr>
          <w:sz w:val="24"/>
          <w:szCs w:val="24"/>
        </w:rPr>
        <w:t xml:space="preserve"> by the data strike team and is currently under review the </w:t>
      </w:r>
      <w:r w:rsidR="00CE1E56">
        <w:rPr>
          <w:sz w:val="24"/>
          <w:szCs w:val="24"/>
        </w:rPr>
        <w:t>p</w:t>
      </w:r>
      <w:r w:rsidR="007E7BB8">
        <w:rPr>
          <w:sz w:val="24"/>
          <w:szCs w:val="24"/>
        </w:rPr>
        <w:t xml:space="preserve">roject </w:t>
      </w:r>
      <w:r w:rsidR="00CE1E56">
        <w:rPr>
          <w:sz w:val="24"/>
          <w:szCs w:val="24"/>
        </w:rPr>
        <w:t>l</w:t>
      </w:r>
      <w:r w:rsidR="007E7BB8">
        <w:rPr>
          <w:sz w:val="24"/>
          <w:szCs w:val="24"/>
        </w:rPr>
        <w:t xml:space="preserve">ead and the </w:t>
      </w:r>
      <w:r w:rsidR="00CE1E56">
        <w:rPr>
          <w:sz w:val="24"/>
          <w:szCs w:val="24"/>
        </w:rPr>
        <w:t>d</w:t>
      </w:r>
      <w:r w:rsidR="007E7BB8">
        <w:rPr>
          <w:sz w:val="24"/>
          <w:szCs w:val="24"/>
        </w:rPr>
        <w:t xml:space="preserve">ata </w:t>
      </w:r>
      <w:r w:rsidR="00CE1E56">
        <w:rPr>
          <w:sz w:val="24"/>
          <w:szCs w:val="24"/>
        </w:rPr>
        <w:t>m</w:t>
      </w:r>
      <w:r w:rsidR="007E7BB8">
        <w:rPr>
          <w:sz w:val="24"/>
          <w:szCs w:val="24"/>
        </w:rPr>
        <w:t xml:space="preserve">anager.  </w:t>
      </w:r>
      <w:r w:rsidR="00CE1E56">
        <w:rPr>
          <w:sz w:val="24"/>
          <w:szCs w:val="24"/>
        </w:rPr>
        <w:t xml:space="preserve">Moving forward, the project </w:t>
      </w:r>
      <w:proofErr w:type="gramStart"/>
      <w:r w:rsidR="00CE1E56">
        <w:rPr>
          <w:sz w:val="24"/>
          <w:szCs w:val="24"/>
        </w:rPr>
        <w:t>lead</w:t>
      </w:r>
      <w:proofErr w:type="gramEnd"/>
      <w:r w:rsidR="00CE1E56">
        <w:rPr>
          <w:sz w:val="24"/>
          <w:szCs w:val="24"/>
        </w:rPr>
        <w:t xml:space="preserve"> will run the script and </w:t>
      </w:r>
      <w:r w:rsidR="00FB4BBE">
        <w:rPr>
          <w:sz w:val="24"/>
          <w:szCs w:val="24"/>
        </w:rPr>
        <w:t xml:space="preserve">confer with data manager for any corrections that are required. </w:t>
      </w:r>
      <w:r w:rsidR="002861A0" w:rsidRPr="002861A0">
        <w:rPr>
          <w:sz w:val="24"/>
          <w:szCs w:val="24"/>
        </w:rPr>
        <w:t xml:space="preserve">Once the project lead and data manager have confirmed all corrections, the data manager will validate the dataset by ensuring all errors have been resolved and then upload the validated data to the </w:t>
      </w:r>
      <w:proofErr w:type="spellStart"/>
      <w:r w:rsidR="002861A0" w:rsidRPr="002861A0">
        <w:rPr>
          <w:i/>
          <w:iCs/>
          <w:sz w:val="24"/>
          <w:szCs w:val="24"/>
        </w:rPr>
        <w:lastRenderedPageBreak/>
        <w:t>SCPN_Groundwater</w:t>
      </w:r>
      <w:proofErr w:type="spellEnd"/>
      <w:r w:rsidR="002861A0" w:rsidRPr="002861A0">
        <w:rPr>
          <w:sz w:val="24"/>
          <w:szCs w:val="24"/>
        </w:rPr>
        <w:t xml:space="preserve"> database in the Production instance of the SQL Server.</w:t>
      </w:r>
      <w:r w:rsidR="002861A0">
        <w:rPr>
          <w:sz w:val="24"/>
          <w:szCs w:val="24"/>
        </w:rPr>
        <w:t xml:space="preserve"> </w:t>
      </w:r>
      <w:r w:rsidR="00CB62B1">
        <w:rPr>
          <w:sz w:val="24"/>
          <w:szCs w:val="24"/>
        </w:rPr>
        <w:t>If</w:t>
      </w:r>
      <w:ins w:id="73" w:author="Ploughe, Laura W" w:date="2026-02-26T15:14:00Z" w16du:dateUtc="2026-02-26T22:14:00Z">
        <w:r w:rsidR="00B72EF7">
          <w:rPr>
            <w:sz w:val="24"/>
            <w:szCs w:val="24"/>
          </w:rPr>
          <w:t xml:space="preserve"> QA</w:t>
        </w:r>
        <w:r w:rsidR="00F1021E">
          <w:rPr>
            <w:sz w:val="24"/>
            <w:szCs w:val="24"/>
          </w:rPr>
          <w:t>/QC scripts indicate</w:t>
        </w:r>
      </w:ins>
      <w:r w:rsidR="00CB62B1">
        <w:rPr>
          <w:sz w:val="24"/>
          <w:szCs w:val="24"/>
        </w:rPr>
        <w:t xml:space="preserve"> </w:t>
      </w:r>
      <w:commentRangeStart w:id="74"/>
      <w:r w:rsidR="00CB62B1">
        <w:rPr>
          <w:sz w:val="24"/>
          <w:szCs w:val="24"/>
        </w:rPr>
        <w:t>changes</w:t>
      </w:r>
      <w:commentRangeEnd w:id="74"/>
      <w:r w:rsidR="00206F3F">
        <w:rPr>
          <w:rStyle w:val="CommentReference"/>
        </w:rPr>
        <w:commentReference w:id="74"/>
      </w:r>
      <w:r w:rsidR="00CB62B1">
        <w:rPr>
          <w:sz w:val="24"/>
          <w:szCs w:val="24"/>
        </w:rPr>
        <w:t xml:space="preserve"> need to be made to discrete data in Aquarius, the field crew lead will make these corrections.</w:t>
      </w:r>
    </w:p>
    <w:p w14:paraId="44212478" w14:textId="0F9AFAC2" w:rsidR="00D13DB7" w:rsidRPr="00F0537A" w:rsidRDefault="00D13DB7" w:rsidP="004269B8">
      <w:pPr>
        <w:pStyle w:val="Heading5"/>
        <w:rPr>
          <w:sz w:val="24"/>
          <w:szCs w:val="24"/>
        </w:rPr>
      </w:pPr>
      <w:r w:rsidRPr="00F0537A">
        <w:rPr>
          <w:sz w:val="24"/>
          <w:szCs w:val="24"/>
        </w:rPr>
        <w:t xml:space="preserve">QA/QC continuous data – </w:t>
      </w:r>
      <w:r w:rsidR="00400C57" w:rsidRPr="00F0537A">
        <w:rPr>
          <w:sz w:val="24"/>
          <w:szCs w:val="24"/>
        </w:rPr>
        <w:t>Project Lead</w:t>
      </w:r>
      <w:r w:rsidR="00C566A8" w:rsidRPr="00F0537A">
        <w:rPr>
          <w:sz w:val="24"/>
          <w:szCs w:val="24"/>
        </w:rPr>
        <w:t>,</w:t>
      </w:r>
      <w:r w:rsidR="00970C70" w:rsidRPr="00F0537A">
        <w:rPr>
          <w:sz w:val="24"/>
          <w:szCs w:val="24"/>
        </w:rPr>
        <w:t xml:space="preserve"> field crew lead,</w:t>
      </w:r>
      <w:r w:rsidRPr="00F0537A">
        <w:rPr>
          <w:sz w:val="24"/>
          <w:szCs w:val="24"/>
        </w:rPr>
        <w:t xml:space="preserve"> and data manager</w:t>
      </w:r>
    </w:p>
    <w:p w14:paraId="17071A98" w14:textId="33BD2918" w:rsidR="00C946A0" w:rsidRPr="00F0537A" w:rsidRDefault="00C946A0" w:rsidP="00C946A0">
      <w:pPr>
        <w:rPr>
          <w:sz w:val="24"/>
          <w:szCs w:val="24"/>
        </w:rPr>
      </w:pPr>
      <w:r w:rsidRPr="00F0537A">
        <w:rPr>
          <w:sz w:val="24"/>
          <w:szCs w:val="24"/>
        </w:rPr>
        <w:t xml:space="preserve">QA/QC of the continuous data should be conducted </w:t>
      </w:r>
      <w:r>
        <w:rPr>
          <w:sz w:val="24"/>
          <w:szCs w:val="24"/>
        </w:rPr>
        <w:t>throughout the year as data comes in</w:t>
      </w:r>
      <w:r w:rsidRPr="00F0537A">
        <w:rPr>
          <w:sz w:val="24"/>
          <w:szCs w:val="24"/>
        </w:rPr>
        <w:t xml:space="preserve">. </w:t>
      </w:r>
      <w:r>
        <w:rPr>
          <w:sz w:val="24"/>
          <w:szCs w:val="24"/>
        </w:rPr>
        <w:t>The crew lead provides preliminary grades for the data</w:t>
      </w:r>
      <w:r w:rsidR="0063490C">
        <w:rPr>
          <w:sz w:val="24"/>
          <w:szCs w:val="24"/>
        </w:rPr>
        <w:t xml:space="preserve"> in Aquarius</w:t>
      </w:r>
      <w:r>
        <w:rPr>
          <w:sz w:val="24"/>
          <w:szCs w:val="24"/>
        </w:rPr>
        <w:t>, which are later approved by the project lead and data manager.</w:t>
      </w:r>
    </w:p>
    <w:p w14:paraId="46344CCD" w14:textId="20D0C204" w:rsidR="4DE93924" w:rsidRPr="00F0537A" w:rsidRDefault="4DE93924" w:rsidP="00576474">
      <w:pPr>
        <w:pStyle w:val="Heading5"/>
        <w:spacing w:line="257" w:lineRule="auto"/>
        <w:rPr>
          <w:sz w:val="24"/>
          <w:szCs w:val="24"/>
        </w:rPr>
      </w:pPr>
      <w:r w:rsidRPr="00F0537A">
        <w:rPr>
          <w:sz w:val="24"/>
          <w:szCs w:val="24"/>
        </w:rPr>
        <w:t>Geospatial Management of Sites and Control Points – GIS Specialist</w:t>
      </w:r>
    </w:p>
    <w:p w14:paraId="2287DEF9" w14:textId="6F9D22D1" w:rsidR="00576474" w:rsidRPr="00F0537A" w:rsidRDefault="4DE93924" w:rsidP="00576474">
      <w:pPr>
        <w:spacing w:line="257" w:lineRule="auto"/>
        <w:rPr>
          <w:rFonts w:ascii="Calibri" w:eastAsia="Calibri" w:hAnsi="Calibri" w:cs="Calibri"/>
          <w:sz w:val="24"/>
          <w:szCs w:val="24"/>
        </w:rPr>
      </w:pPr>
      <w:r w:rsidRPr="00F0537A">
        <w:rPr>
          <w:rFonts w:ascii="Calibri" w:eastAsia="Calibri" w:hAnsi="Calibri" w:cs="Calibri"/>
          <w:sz w:val="24"/>
          <w:szCs w:val="24"/>
        </w:rPr>
        <w:t>The GIS specialist is responsible for managing the geospatial site locations for groundwater data and control points used in a survey database. This includes maintaining an updated GIS database that contains all relevant spatial data, including well locations and elevations, control points, and metadata. The GIS specialist ensures that these geospatial datasets are accurate, consistently formatted, and integrated with other data elements in the groundwater management workflows. Any changes to site locations or survey control points are documented and updated in the GIS system to ensure proper data interpretation and analysis.</w:t>
      </w:r>
    </w:p>
    <w:p w14:paraId="68940DBB" w14:textId="493DAECF" w:rsidR="004269B8" w:rsidRPr="00F0537A" w:rsidRDefault="004269B8" w:rsidP="004269B8">
      <w:pPr>
        <w:pStyle w:val="Heading4"/>
        <w:rPr>
          <w:sz w:val="24"/>
          <w:szCs w:val="24"/>
        </w:rPr>
      </w:pPr>
      <w:r w:rsidRPr="00F0537A">
        <w:rPr>
          <w:sz w:val="24"/>
          <w:szCs w:val="24"/>
        </w:rPr>
        <w:t>Data analysis, reporting, and publication</w:t>
      </w:r>
    </w:p>
    <w:p w14:paraId="745AF5D6" w14:textId="7609CB4A" w:rsidR="00CF16F0" w:rsidRPr="00F0537A" w:rsidRDefault="00CF16F0" w:rsidP="00CF16F0">
      <w:pPr>
        <w:pStyle w:val="Heading5"/>
        <w:rPr>
          <w:sz w:val="24"/>
          <w:szCs w:val="24"/>
        </w:rPr>
      </w:pPr>
      <w:r w:rsidRPr="4E340102">
        <w:rPr>
          <w:sz w:val="24"/>
          <w:szCs w:val="24"/>
        </w:rPr>
        <w:t xml:space="preserve">Data publication – </w:t>
      </w:r>
      <w:r w:rsidR="00400C57" w:rsidRPr="4E340102">
        <w:rPr>
          <w:sz w:val="24"/>
          <w:szCs w:val="24"/>
        </w:rPr>
        <w:t>Project Lead</w:t>
      </w:r>
      <w:r w:rsidRPr="4E340102">
        <w:rPr>
          <w:sz w:val="24"/>
          <w:szCs w:val="24"/>
        </w:rPr>
        <w:t>/data manager</w:t>
      </w:r>
    </w:p>
    <w:p w14:paraId="5B854E50" w14:textId="69007DDF" w:rsidR="00B90089" w:rsidRPr="00B90089" w:rsidRDefault="00CF16F0" w:rsidP="00B90089">
      <w:pPr>
        <w:rPr>
          <w:sz w:val="24"/>
          <w:szCs w:val="24"/>
        </w:rPr>
      </w:pPr>
      <w:r w:rsidRPr="00F0537A">
        <w:rPr>
          <w:sz w:val="24"/>
          <w:szCs w:val="24"/>
        </w:rPr>
        <w:t xml:space="preserve">Data publication </w:t>
      </w:r>
      <w:r w:rsidR="003556D8">
        <w:rPr>
          <w:sz w:val="24"/>
          <w:szCs w:val="24"/>
        </w:rPr>
        <w:t xml:space="preserve">of discrete data </w:t>
      </w:r>
      <w:r w:rsidRPr="00F0537A">
        <w:rPr>
          <w:sz w:val="24"/>
          <w:szCs w:val="24"/>
        </w:rPr>
        <w:t xml:space="preserve">will occur after data has undergone QA/QC and is validated by the data manager. Metadata for this protocol will need to be updated and formatted into EML. </w:t>
      </w:r>
      <w:r w:rsidR="00B90089" w:rsidRPr="00B90089">
        <w:rPr>
          <w:sz w:val="24"/>
          <w:szCs w:val="24"/>
        </w:rPr>
        <w:t xml:space="preserve">The data manager will collaborate with </w:t>
      </w:r>
      <w:proofErr w:type="gramStart"/>
      <w:r w:rsidR="00B90089" w:rsidRPr="00B90089">
        <w:rPr>
          <w:sz w:val="24"/>
          <w:szCs w:val="24"/>
        </w:rPr>
        <w:t>the Project</w:t>
      </w:r>
      <w:proofErr w:type="gramEnd"/>
      <w:r w:rsidR="00B90089" w:rsidRPr="00B90089">
        <w:rPr>
          <w:sz w:val="24"/>
          <w:szCs w:val="24"/>
        </w:rPr>
        <w:t xml:space="preserve"> Lead to ensure the final data package is properly formatted using EML and that all data files are in a machine-readable format (CSV), as provided by the </w:t>
      </w:r>
      <w:r w:rsidR="004B2BA1">
        <w:rPr>
          <w:sz w:val="24"/>
          <w:szCs w:val="24"/>
        </w:rPr>
        <w:t>p</w:t>
      </w:r>
      <w:r w:rsidR="00B90089" w:rsidRPr="00B90089">
        <w:rPr>
          <w:sz w:val="24"/>
          <w:szCs w:val="24"/>
        </w:rPr>
        <w:t xml:space="preserve">roject </w:t>
      </w:r>
      <w:r w:rsidR="004B2BA1">
        <w:rPr>
          <w:sz w:val="24"/>
          <w:szCs w:val="24"/>
        </w:rPr>
        <w:t>l</w:t>
      </w:r>
      <w:r w:rsidR="00B90089" w:rsidRPr="00B90089">
        <w:rPr>
          <w:sz w:val="24"/>
          <w:szCs w:val="24"/>
        </w:rPr>
        <w:t>ead.</w:t>
      </w:r>
    </w:p>
    <w:p w14:paraId="60961A70" w14:textId="5E279160" w:rsidR="00CF16F0" w:rsidRDefault="00CF16F0" w:rsidP="00CF16F0">
      <w:pPr>
        <w:rPr>
          <w:sz w:val="24"/>
          <w:szCs w:val="24"/>
        </w:rPr>
      </w:pPr>
      <w:r w:rsidRPr="00F0537A">
        <w:rPr>
          <w:sz w:val="24"/>
          <w:szCs w:val="24"/>
        </w:rPr>
        <w:t xml:space="preserve">The data manager will certify the data by ensuring that the data package has been verified using NPS provided tools and that data files are the same as data in the Production instance </w:t>
      </w:r>
      <w:r w:rsidR="00CD0F41" w:rsidRPr="00F0537A">
        <w:rPr>
          <w:sz w:val="24"/>
          <w:szCs w:val="24"/>
        </w:rPr>
        <w:t>of SQL</w:t>
      </w:r>
      <w:r w:rsidRPr="00F0537A">
        <w:rPr>
          <w:sz w:val="24"/>
          <w:szCs w:val="24"/>
        </w:rPr>
        <w:t xml:space="preserve"> server, excluding any formatting or protected data. The data manager will publish the data package on NPS Data Store after </w:t>
      </w:r>
      <w:proofErr w:type="gramStart"/>
      <w:r w:rsidRPr="00F0537A">
        <w:rPr>
          <w:sz w:val="24"/>
          <w:szCs w:val="24"/>
        </w:rPr>
        <w:t>review</w:t>
      </w:r>
      <w:proofErr w:type="gramEnd"/>
      <w:r w:rsidRPr="00F0537A">
        <w:rPr>
          <w:sz w:val="24"/>
          <w:szCs w:val="24"/>
        </w:rPr>
        <w:t xml:space="preserve"> from the </w:t>
      </w:r>
      <w:r w:rsidR="00400C57" w:rsidRPr="00F0537A">
        <w:rPr>
          <w:sz w:val="24"/>
          <w:szCs w:val="24"/>
        </w:rPr>
        <w:t>Project Lead</w:t>
      </w:r>
      <w:r w:rsidRPr="00F0537A">
        <w:rPr>
          <w:sz w:val="24"/>
          <w:szCs w:val="24"/>
        </w:rPr>
        <w:t xml:space="preserve"> and participating parks.</w:t>
      </w:r>
    </w:p>
    <w:p w14:paraId="26306797" w14:textId="373F0CEE" w:rsidR="003556D8" w:rsidRPr="00F0537A" w:rsidRDefault="003556D8" w:rsidP="00CF16F0">
      <w:pPr>
        <w:rPr>
          <w:sz w:val="24"/>
          <w:szCs w:val="24"/>
        </w:rPr>
      </w:pPr>
      <w:r>
        <w:rPr>
          <w:sz w:val="24"/>
          <w:szCs w:val="24"/>
        </w:rPr>
        <w:t xml:space="preserve">Continuous </w:t>
      </w:r>
      <w:r w:rsidR="00864BC1">
        <w:rPr>
          <w:sz w:val="24"/>
          <w:szCs w:val="24"/>
        </w:rPr>
        <w:t xml:space="preserve">and discrete </w:t>
      </w:r>
      <w:r>
        <w:rPr>
          <w:sz w:val="24"/>
          <w:szCs w:val="24"/>
        </w:rPr>
        <w:t xml:space="preserve">data </w:t>
      </w:r>
      <w:r w:rsidR="00D317ED">
        <w:rPr>
          <w:sz w:val="24"/>
          <w:szCs w:val="24"/>
        </w:rPr>
        <w:t>in Aquarius will be released for public view</w:t>
      </w:r>
      <w:r w:rsidR="00864BC1">
        <w:rPr>
          <w:sz w:val="24"/>
          <w:szCs w:val="24"/>
        </w:rPr>
        <w:t xml:space="preserve"> after the project </w:t>
      </w:r>
      <w:proofErr w:type="gramStart"/>
      <w:r w:rsidR="00864BC1">
        <w:rPr>
          <w:sz w:val="24"/>
          <w:szCs w:val="24"/>
        </w:rPr>
        <w:t>lead</w:t>
      </w:r>
      <w:proofErr w:type="gramEnd"/>
      <w:r w:rsidR="00864BC1">
        <w:rPr>
          <w:sz w:val="24"/>
          <w:szCs w:val="24"/>
        </w:rPr>
        <w:t xml:space="preserve"> and data manager have approved the grades.</w:t>
      </w:r>
    </w:p>
    <w:p w14:paraId="4DA9079C" w14:textId="00B6A41E" w:rsidR="00446380" w:rsidRPr="00F0537A" w:rsidRDefault="00446380" w:rsidP="004269B8">
      <w:pPr>
        <w:pStyle w:val="Heading5"/>
        <w:rPr>
          <w:sz w:val="24"/>
          <w:szCs w:val="24"/>
        </w:rPr>
      </w:pPr>
      <w:r w:rsidRPr="00F0537A">
        <w:rPr>
          <w:sz w:val="24"/>
          <w:szCs w:val="24"/>
        </w:rPr>
        <w:t xml:space="preserve">Data analysis/reporting – </w:t>
      </w:r>
      <w:r w:rsidR="00400C57" w:rsidRPr="00F0537A">
        <w:rPr>
          <w:sz w:val="24"/>
          <w:szCs w:val="24"/>
        </w:rPr>
        <w:t>Project Lead</w:t>
      </w:r>
      <w:r w:rsidR="003413FE" w:rsidRPr="00F0537A">
        <w:rPr>
          <w:sz w:val="24"/>
          <w:szCs w:val="24"/>
        </w:rPr>
        <w:t>/</w:t>
      </w:r>
      <w:r w:rsidRPr="00F0537A">
        <w:rPr>
          <w:sz w:val="24"/>
          <w:szCs w:val="24"/>
        </w:rPr>
        <w:t>data manager</w:t>
      </w:r>
      <w:r w:rsidR="6A040D76" w:rsidRPr="00F0537A">
        <w:rPr>
          <w:sz w:val="24"/>
          <w:szCs w:val="24"/>
        </w:rPr>
        <w:t>, and GIS Specialist</w:t>
      </w:r>
    </w:p>
    <w:p w14:paraId="10314822" w14:textId="1AE3B1F1" w:rsidR="00446380" w:rsidRPr="00F0537A" w:rsidRDefault="004C4C94" w:rsidP="00653014">
      <w:pPr>
        <w:rPr>
          <w:sz w:val="24"/>
          <w:szCs w:val="24"/>
        </w:rPr>
      </w:pPr>
      <w:r w:rsidRPr="00F0537A">
        <w:rPr>
          <w:sz w:val="24"/>
          <w:szCs w:val="24"/>
        </w:rPr>
        <w:t>We should discuss what types of reports are expected moving forward</w:t>
      </w:r>
      <w:r w:rsidR="003D5426" w:rsidRPr="00F0537A">
        <w:rPr>
          <w:sz w:val="24"/>
          <w:szCs w:val="24"/>
        </w:rPr>
        <w:t xml:space="preserve">, but at the minimum, </w:t>
      </w:r>
      <w:r w:rsidR="0035003D" w:rsidRPr="00F0537A">
        <w:rPr>
          <w:sz w:val="24"/>
          <w:szCs w:val="24"/>
        </w:rPr>
        <w:t>data summaries should be completed. Further discussions should be had regarding trend reports.</w:t>
      </w:r>
      <w:r w:rsidR="2790CF19" w:rsidRPr="00F0537A">
        <w:rPr>
          <w:sz w:val="24"/>
          <w:szCs w:val="24"/>
        </w:rPr>
        <w:t xml:space="preserve"> The GIS Specialist performs spatial analyses as needed to support </w:t>
      </w:r>
      <w:r w:rsidR="2790CF19" w:rsidRPr="00F0537A">
        <w:rPr>
          <w:sz w:val="24"/>
          <w:szCs w:val="24"/>
        </w:rPr>
        <w:lastRenderedPageBreak/>
        <w:t>reporting efforts and develops maps for annual reporting. Additionally, they review annual summaries and reports to ensure the accuracy of spatial data and information.</w:t>
      </w:r>
    </w:p>
    <w:p w14:paraId="0DCD8615" w14:textId="46626BB1" w:rsidR="000A0CC2" w:rsidRPr="00F0537A" w:rsidRDefault="00501853" w:rsidP="000A0CC2">
      <w:pPr>
        <w:pStyle w:val="Heading3"/>
      </w:pPr>
      <w:bookmarkStart w:id="75" w:name="_Toc223422601"/>
      <w:r w:rsidRPr="00F0537A">
        <w:t>Brief status update</w:t>
      </w:r>
      <w:bookmarkEnd w:id="75"/>
    </w:p>
    <w:p w14:paraId="408F8414" w14:textId="55F493E5" w:rsidR="00DD3CD1" w:rsidRPr="00F0537A" w:rsidRDefault="00B0395F" w:rsidP="000A0CC2">
      <w:pPr>
        <w:rPr>
          <w:sz w:val="24"/>
          <w:szCs w:val="24"/>
        </w:rPr>
      </w:pPr>
      <w:ins w:id="76" w:author="Ploughe, Laura W" w:date="2026-02-26T15:18:00Z" w16du:dateUtc="2026-02-26T22:18:00Z">
        <w:r>
          <w:rPr>
            <w:sz w:val="24"/>
            <w:szCs w:val="24"/>
          </w:rPr>
          <w:t xml:space="preserve">Alluvial </w:t>
        </w:r>
      </w:ins>
      <w:r w:rsidR="00501853" w:rsidRPr="00F0537A">
        <w:rPr>
          <w:sz w:val="24"/>
          <w:szCs w:val="24"/>
        </w:rPr>
        <w:t>Groundwater has been collected since 2007 and is still currently being collected</w:t>
      </w:r>
      <w:r w:rsidR="0067767D" w:rsidRPr="00F0537A">
        <w:rPr>
          <w:sz w:val="24"/>
          <w:szCs w:val="24"/>
        </w:rPr>
        <w:t xml:space="preserve"> in 2024</w:t>
      </w:r>
      <w:r w:rsidR="00501853" w:rsidRPr="00F0537A">
        <w:rPr>
          <w:sz w:val="24"/>
          <w:szCs w:val="24"/>
        </w:rPr>
        <w:t xml:space="preserve">. </w:t>
      </w:r>
    </w:p>
    <w:p w14:paraId="78DE28DD" w14:textId="38C20034" w:rsidR="000A0CC2" w:rsidRPr="00F0537A" w:rsidRDefault="00394115" w:rsidP="000A0CC2">
      <w:pPr>
        <w:rPr>
          <w:sz w:val="24"/>
          <w:szCs w:val="24"/>
        </w:rPr>
      </w:pPr>
      <w:r w:rsidRPr="00F0537A">
        <w:rPr>
          <w:sz w:val="24"/>
          <w:szCs w:val="24"/>
        </w:rPr>
        <w:t>W</w:t>
      </w:r>
      <w:r w:rsidR="00501853" w:rsidRPr="00F0537A">
        <w:rPr>
          <w:sz w:val="24"/>
          <w:szCs w:val="24"/>
        </w:rPr>
        <w:t xml:space="preserve">e are </w:t>
      </w:r>
      <w:r w:rsidR="009254A4" w:rsidRPr="00F0537A">
        <w:rPr>
          <w:sz w:val="24"/>
          <w:szCs w:val="24"/>
        </w:rPr>
        <w:t>less</w:t>
      </w:r>
      <w:r w:rsidR="00501853" w:rsidRPr="00F0537A">
        <w:rPr>
          <w:sz w:val="24"/>
          <w:szCs w:val="24"/>
        </w:rPr>
        <w:t xml:space="preserve"> confident in the </w:t>
      </w:r>
      <w:r w:rsidR="00A12DEA" w:rsidRPr="00F0537A">
        <w:rPr>
          <w:sz w:val="24"/>
          <w:szCs w:val="24"/>
        </w:rPr>
        <w:t xml:space="preserve">initial </w:t>
      </w:r>
      <w:r w:rsidR="00501853" w:rsidRPr="00F0537A">
        <w:rPr>
          <w:sz w:val="24"/>
          <w:szCs w:val="24"/>
        </w:rPr>
        <w:t xml:space="preserve">survey measurements </w:t>
      </w:r>
      <w:r w:rsidR="00A12DEA" w:rsidRPr="00F0537A">
        <w:rPr>
          <w:sz w:val="24"/>
          <w:szCs w:val="24"/>
        </w:rPr>
        <w:t>for the</w:t>
      </w:r>
      <w:r w:rsidR="00501853" w:rsidRPr="00F0537A">
        <w:rPr>
          <w:sz w:val="24"/>
          <w:szCs w:val="24"/>
        </w:rPr>
        <w:t xml:space="preserve"> well elevations (m), an essential value needed to properly calculate groundwater levels</w:t>
      </w:r>
      <w:r w:rsidR="00C16C58" w:rsidRPr="00F0537A">
        <w:rPr>
          <w:sz w:val="24"/>
          <w:szCs w:val="24"/>
        </w:rPr>
        <w:t>.</w:t>
      </w:r>
      <w:r w:rsidR="00B06A9D" w:rsidRPr="00F0537A">
        <w:rPr>
          <w:sz w:val="24"/>
          <w:szCs w:val="24"/>
        </w:rPr>
        <w:t xml:space="preserve"> As of November 2019, a new survey was completed to properly obtain these well elevations.</w:t>
      </w:r>
      <w:r w:rsidR="00C16C58" w:rsidRPr="00F0537A">
        <w:rPr>
          <w:sz w:val="24"/>
          <w:szCs w:val="24"/>
        </w:rPr>
        <w:t xml:space="preserve"> </w:t>
      </w:r>
      <w:r w:rsidR="0018314B" w:rsidRPr="00F0537A">
        <w:rPr>
          <w:sz w:val="24"/>
          <w:szCs w:val="24"/>
        </w:rPr>
        <w:t xml:space="preserve">Further, </w:t>
      </w:r>
      <w:r w:rsidR="00B06A9D" w:rsidRPr="00F0537A">
        <w:rPr>
          <w:sz w:val="24"/>
          <w:szCs w:val="24"/>
        </w:rPr>
        <w:t xml:space="preserve">other discrete </w:t>
      </w:r>
      <w:r w:rsidR="0018314B" w:rsidRPr="00F0537A">
        <w:rPr>
          <w:sz w:val="24"/>
          <w:szCs w:val="24"/>
        </w:rPr>
        <w:t>measurements</w:t>
      </w:r>
      <w:r w:rsidR="00B06A9D" w:rsidRPr="00F0537A">
        <w:rPr>
          <w:sz w:val="24"/>
          <w:szCs w:val="24"/>
        </w:rPr>
        <w:t xml:space="preserve"> made</w:t>
      </w:r>
      <w:r w:rsidR="0018314B" w:rsidRPr="00F0537A">
        <w:rPr>
          <w:sz w:val="24"/>
          <w:szCs w:val="24"/>
        </w:rPr>
        <w:t xml:space="preserve"> during this time</w:t>
      </w:r>
      <w:r w:rsidR="00B06A9D" w:rsidRPr="00F0537A">
        <w:rPr>
          <w:sz w:val="24"/>
          <w:szCs w:val="24"/>
        </w:rPr>
        <w:t xml:space="preserve"> (such as measure point to ground, measure point to water level)</w:t>
      </w:r>
      <w:r w:rsidR="0018314B" w:rsidRPr="00F0537A">
        <w:rPr>
          <w:sz w:val="24"/>
          <w:szCs w:val="24"/>
        </w:rPr>
        <w:t xml:space="preserve"> were taken with various measurement tools, which resulted in </w:t>
      </w:r>
      <w:r w:rsidR="00E33E7C" w:rsidRPr="00F0537A">
        <w:rPr>
          <w:sz w:val="24"/>
          <w:szCs w:val="24"/>
        </w:rPr>
        <w:t>data being collected in feet and in meters.</w:t>
      </w:r>
      <w:r w:rsidR="00B06A9D" w:rsidRPr="00F0537A">
        <w:rPr>
          <w:sz w:val="24"/>
          <w:szCs w:val="24"/>
        </w:rPr>
        <w:t xml:space="preserve"> Views that normalize this variation in field measurement have already been created for the SQL Server database. </w:t>
      </w:r>
      <w:r w:rsidR="00501853" w:rsidRPr="00F0537A">
        <w:rPr>
          <w:sz w:val="24"/>
          <w:szCs w:val="24"/>
        </w:rPr>
        <w:t xml:space="preserve"> </w:t>
      </w:r>
    </w:p>
    <w:p w14:paraId="3C5EF666" w14:textId="3D0952BF" w:rsidR="00EC129D" w:rsidRPr="00F0537A" w:rsidRDefault="00B06A9D" w:rsidP="000A0CC2">
      <w:pPr>
        <w:rPr>
          <w:sz w:val="24"/>
          <w:szCs w:val="24"/>
        </w:rPr>
      </w:pPr>
      <w:r w:rsidRPr="00F0537A">
        <w:rPr>
          <w:sz w:val="24"/>
          <w:szCs w:val="24"/>
        </w:rPr>
        <w:t>Validated d</w:t>
      </w:r>
      <w:r w:rsidR="00C16C58" w:rsidRPr="00F0537A">
        <w:rPr>
          <w:sz w:val="24"/>
          <w:szCs w:val="24"/>
        </w:rPr>
        <w:t xml:space="preserve">iscrete data </w:t>
      </w:r>
      <w:r w:rsidR="00D323A4" w:rsidRPr="00F0537A">
        <w:rPr>
          <w:sz w:val="24"/>
          <w:szCs w:val="24"/>
        </w:rPr>
        <w:t>are stored</w:t>
      </w:r>
      <w:r w:rsidR="00C16C58" w:rsidRPr="00F0537A">
        <w:rPr>
          <w:sz w:val="24"/>
          <w:szCs w:val="24"/>
        </w:rPr>
        <w:t xml:space="preserve"> </w:t>
      </w:r>
      <w:r w:rsidR="000F61D7" w:rsidRPr="00F0537A">
        <w:rPr>
          <w:sz w:val="24"/>
          <w:szCs w:val="24"/>
        </w:rPr>
        <w:t>in the Production instance of SQL server.</w:t>
      </w:r>
      <w:r w:rsidR="00225C4D" w:rsidRPr="00F0537A">
        <w:rPr>
          <w:sz w:val="24"/>
          <w:szCs w:val="24"/>
        </w:rPr>
        <w:t xml:space="preserve"> </w:t>
      </w:r>
      <w:r w:rsidR="008A5DC8" w:rsidRPr="00F0537A">
        <w:rPr>
          <w:sz w:val="24"/>
          <w:szCs w:val="24"/>
        </w:rPr>
        <w:t xml:space="preserve">While improvements could be made to the database, it </w:t>
      </w:r>
      <w:r w:rsidR="00095D92" w:rsidRPr="00F0537A">
        <w:rPr>
          <w:sz w:val="24"/>
          <w:szCs w:val="24"/>
        </w:rPr>
        <w:t>is adequate for housing these data.</w:t>
      </w:r>
      <w:r w:rsidR="008900A0" w:rsidRPr="00F0537A">
        <w:rPr>
          <w:sz w:val="24"/>
          <w:szCs w:val="24"/>
        </w:rPr>
        <w:t xml:space="preserve"> </w:t>
      </w:r>
      <w:r w:rsidR="00095D92" w:rsidRPr="00F0537A">
        <w:rPr>
          <w:sz w:val="24"/>
          <w:szCs w:val="24"/>
        </w:rPr>
        <w:t xml:space="preserve"> </w:t>
      </w:r>
      <w:r w:rsidR="00F30618" w:rsidRPr="00F0537A">
        <w:rPr>
          <w:sz w:val="24"/>
          <w:szCs w:val="24"/>
        </w:rPr>
        <w:t>As a work around</w:t>
      </w:r>
      <w:r w:rsidR="00902243" w:rsidRPr="00F0537A">
        <w:rPr>
          <w:sz w:val="24"/>
          <w:szCs w:val="24"/>
        </w:rPr>
        <w:t xml:space="preserve"> to the current database structure</w:t>
      </w:r>
      <w:r w:rsidR="00F30618" w:rsidRPr="00F0537A">
        <w:rPr>
          <w:sz w:val="24"/>
          <w:szCs w:val="24"/>
        </w:rPr>
        <w:t>, we will create view</w:t>
      </w:r>
      <w:r w:rsidR="00CF1DB9" w:rsidRPr="00F0537A">
        <w:rPr>
          <w:sz w:val="24"/>
          <w:szCs w:val="24"/>
        </w:rPr>
        <w:t xml:space="preserve">s or R scripts to wrangle these data into tables that can be used for data publication. </w:t>
      </w:r>
      <w:r w:rsidR="00EB5864" w:rsidRPr="00F0537A">
        <w:rPr>
          <w:sz w:val="24"/>
          <w:szCs w:val="24"/>
        </w:rPr>
        <w:t xml:space="preserve">There </w:t>
      </w:r>
      <w:proofErr w:type="gramStart"/>
      <w:r w:rsidR="00C42568" w:rsidRPr="00F0537A">
        <w:rPr>
          <w:sz w:val="24"/>
          <w:szCs w:val="24"/>
        </w:rPr>
        <w:t>are</w:t>
      </w:r>
      <w:proofErr w:type="gramEnd"/>
      <w:r w:rsidR="00EB5864" w:rsidRPr="00F0537A">
        <w:rPr>
          <w:sz w:val="24"/>
          <w:szCs w:val="24"/>
        </w:rPr>
        <w:t xml:space="preserve"> currently some </w:t>
      </w:r>
      <w:r w:rsidR="00970D5C" w:rsidRPr="00F0537A">
        <w:rPr>
          <w:sz w:val="24"/>
          <w:szCs w:val="24"/>
        </w:rPr>
        <w:t xml:space="preserve">metadata in </w:t>
      </w:r>
      <w:r w:rsidR="00B676D0" w:rsidRPr="00F0537A">
        <w:rPr>
          <w:sz w:val="24"/>
          <w:szCs w:val="24"/>
        </w:rPr>
        <w:t>the database that needs to be updated</w:t>
      </w:r>
      <w:r w:rsidR="00902243" w:rsidRPr="00F0537A">
        <w:rPr>
          <w:sz w:val="24"/>
          <w:szCs w:val="24"/>
        </w:rPr>
        <w:t>. A</w:t>
      </w:r>
      <w:r w:rsidR="00B676D0" w:rsidRPr="00F0537A">
        <w:rPr>
          <w:sz w:val="24"/>
          <w:szCs w:val="24"/>
        </w:rPr>
        <w:t xml:space="preserve"> </w:t>
      </w:r>
      <w:r w:rsidR="00AC73E2" w:rsidRPr="00F0537A">
        <w:rPr>
          <w:sz w:val="24"/>
          <w:szCs w:val="24"/>
        </w:rPr>
        <w:t>table/</w:t>
      </w:r>
      <w:r w:rsidR="00902243" w:rsidRPr="00F0537A">
        <w:rPr>
          <w:sz w:val="24"/>
          <w:szCs w:val="24"/>
        </w:rPr>
        <w:t>vi</w:t>
      </w:r>
      <w:r w:rsidR="00B676D0" w:rsidRPr="00F0537A">
        <w:rPr>
          <w:sz w:val="24"/>
          <w:szCs w:val="24"/>
        </w:rPr>
        <w:t xml:space="preserve">ew </w:t>
      </w:r>
      <w:r w:rsidR="00902243" w:rsidRPr="00F0537A">
        <w:rPr>
          <w:sz w:val="24"/>
          <w:szCs w:val="24"/>
        </w:rPr>
        <w:t>should</w:t>
      </w:r>
      <w:r w:rsidR="00B676D0" w:rsidRPr="00F0537A">
        <w:rPr>
          <w:sz w:val="24"/>
          <w:szCs w:val="24"/>
        </w:rPr>
        <w:t xml:space="preserve"> be created </w:t>
      </w:r>
      <w:r w:rsidR="00030F7E" w:rsidRPr="00F0537A">
        <w:rPr>
          <w:sz w:val="24"/>
          <w:szCs w:val="24"/>
        </w:rPr>
        <w:t>that compiles this information.</w:t>
      </w:r>
      <w:r w:rsidR="004936F2" w:rsidRPr="00F0537A">
        <w:rPr>
          <w:sz w:val="24"/>
          <w:szCs w:val="24"/>
        </w:rPr>
        <w:t xml:space="preserve"> Metadata needs to be updated to EML metadata standards.</w:t>
      </w:r>
      <w:r w:rsidR="001243CF" w:rsidRPr="00F0537A">
        <w:rPr>
          <w:sz w:val="24"/>
          <w:szCs w:val="24"/>
        </w:rPr>
        <w:t xml:space="preserve"> QA/QC has been </w:t>
      </w:r>
      <w:r w:rsidR="00C32698" w:rsidRPr="00F0537A">
        <w:rPr>
          <w:sz w:val="24"/>
          <w:szCs w:val="24"/>
        </w:rPr>
        <w:t>performe</w:t>
      </w:r>
      <w:r w:rsidR="005C5A38" w:rsidRPr="00F0537A">
        <w:rPr>
          <w:sz w:val="24"/>
          <w:szCs w:val="24"/>
        </w:rPr>
        <w:t>d on the data up to 2018</w:t>
      </w:r>
      <w:r w:rsidR="0074236E" w:rsidRPr="00F0537A">
        <w:rPr>
          <w:sz w:val="24"/>
          <w:szCs w:val="24"/>
        </w:rPr>
        <w:t>.</w:t>
      </w:r>
      <w:r w:rsidR="005C5A38" w:rsidRPr="00F0537A">
        <w:rPr>
          <w:sz w:val="24"/>
          <w:szCs w:val="24"/>
        </w:rPr>
        <w:t xml:space="preserve"> A new script will need to be written </w:t>
      </w:r>
      <w:proofErr w:type="gramStart"/>
      <w:r w:rsidR="005C5A38" w:rsidRPr="00F0537A">
        <w:rPr>
          <w:sz w:val="24"/>
          <w:szCs w:val="24"/>
        </w:rPr>
        <w:t>to</w:t>
      </w:r>
      <w:proofErr w:type="gramEnd"/>
      <w:r w:rsidR="005C5A38" w:rsidRPr="00F0537A">
        <w:rPr>
          <w:sz w:val="24"/>
          <w:szCs w:val="24"/>
        </w:rPr>
        <w:t xml:space="preserve"> QA/QC</w:t>
      </w:r>
      <w:r w:rsidR="00A75FC1" w:rsidRPr="00F0537A">
        <w:rPr>
          <w:sz w:val="24"/>
          <w:szCs w:val="24"/>
        </w:rPr>
        <w:t xml:space="preserve"> more recently collected data.</w:t>
      </w:r>
    </w:p>
    <w:p w14:paraId="0ADD9FC2" w14:textId="3EDD465C" w:rsidR="00394A1D" w:rsidDel="004B1221" w:rsidRDefault="00C962F6" w:rsidP="00BF7AF0">
      <w:pPr>
        <w:rPr>
          <w:del w:id="77" w:author="Ploughe, Laura W" w:date="2026-02-26T15:23:00Z" w16du:dateUtc="2026-02-26T22:23:00Z"/>
          <w:rFonts w:cstheme="minorHAnsi"/>
          <w:sz w:val="24"/>
          <w:szCs w:val="24"/>
        </w:rPr>
        <w:sectPr w:rsidR="00394A1D" w:rsidDel="004B1221" w:rsidSect="00CA35AD">
          <w:headerReference w:type="default" r:id="rId17"/>
          <w:pgSz w:w="15840" w:h="12240" w:orient="landscape"/>
          <w:pgMar w:top="1440" w:right="1440" w:bottom="1440" w:left="1440" w:header="720" w:footer="720" w:gutter="0"/>
          <w:cols w:space="720"/>
          <w:docGrid w:linePitch="360"/>
        </w:sectPr>
      </w:pPr>
      <w:del w:id="79" w:author="Ploughe, Laura W" w:date="2026-02-26T15:19:00Z" w16du:dateUtc="2026-02-26T22:19:00Z">
        <w:r w:rsidRPr="00F0537A" w:rsidDel="0031332F">
          <w:rPr>
            <w:rFonts w:cstheme="minorHAnsi"/>
            <w:sz w:val="24"/>
            <w:szCs w:val="24"/>
          </w:rPr>
          <w:br w:type="page"/>
        </w:r>
      </w:del>
    </w:p>
    <w:p w14:paraId="51E5512F" w14:textId="7CE4AC97" w:rsidR="006E3C9F" w:rsidRPr="006E3C9F" w:rsidRDefault="70284F41" w:rsidP="006E3C9F">
      <w:pPr>
        <w:pStyle w:val="Heading2"/>
      </w:pPr>
      <w:bookmarkStart w:id="80" w:name="_Toc223422602"/>
      <w:r>
        <w:lastRenderedPageBreak/>
        <w:t>Water Quality</w:t>
      </w:r>
      <w:bookmarkEnd w:id="80"/>
    </w:p>
    <w:p w14:paraId="4792CD1D" w14:textId="49173EC3" w:rsidR="008F5FF7" w:rsidRDefault="008F5FF7" w:rsidP="006E3C9F">
      <w:pPr>
        <w:pStyle w:val="Heading3"/>
      </w:pPr>
      <w:bookmarkStart w:id="81" w:name="_Toc223422603"/>
      <w:r>
        <w:t xml:space="preserve">Ideal </w:t>
      </w:r>
      <w:r w:rsidR="00547EDF">
        <w:t xml:space="preserve">Data Life Cycle </w:t>
      </w:r>
      <w:r>
        <w:t>for Water Quality</w:t>
      </w:r>
      <w:bookmarkEnd w:id="81"/>
    </w:p>
    <w:p w14:paraId="402CDEF9" w14:textId="219A7AB5" w:rsidR="008F5FF7" w:rsidRDefault="00F838B4" w:rsidP="006E3C9F">
      <w:r>
        <w:rPr>
          <w:noProof/>
        </w:rPr>
        <w:drawing>
          <wp:inline distT="0" distB="0" distL="0" distR="0" wp14:anchorId="646B027B" wp14:editId="3C91A6E1">
            <wp:extent cx="8229600" cy="4408805"/>
            <wp:effectExtent l="0" t="0" r="0" b="0"/>
            <wp:docPr id="1120527968" name="Picture 1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7968" name="Picture 11" descr="Graphical user interfa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29600" cy="4408805"/>
                    </a:xfrm>
                    <a:prstGeom prst="rect">
                      <a:avLst/>
                    </a:prstGeom>
                  </pic:spPr>
                </pic:pic>
              </a:graphicData>
            </a:graphic>
          </wp:inline>
        </w:drawing>
      </w:r>
    </w:p>
    <w:p w14:paraId="07110FCD" w14:textId="763B286E" w:rsidR="001D79F3" w:rsidRPr="001706A1" w:rsidRDefault="00000AFC" w:rsidP="001D79F3">
      <w:pPr>
        <w:spacing w:after="0"/>
        <w:ind w:left="360"/>
      </w:pPr>
      <w:r w:rsidRPr="00F16E62">
        <w:t xml:space="preserve">Figure </w:t>
      </w:r>
      <w:r w:rsidR="00FA27AA">
        <w:t>1.</w:t>
      </w:r>
      <w:r>
        <w:t>2</w:t>
      </w:r>
      <w:r w:rsidRPr="00F16E62">
        <w:t xml:space="preserve">. This chart is a representation of the workflow for the </w:t>
      </w:r>
      <w:r>
        <w:t>water quality</w:t>
      </w:r>
      <w:r w:rsidRPr="00F16E62">
        <w:t xml:space="preserve"> vital sign. </w:t>
      </w:r>
      <w:r w:rsidR="001D79F3" w:rsidRPr="458FBC0F">
        <w:t xml:space="preserve">Tasks are colored coded according to the type of task, where data collection tasks </w:t>
      </w:r>
      <w:proofErr w:type="gramStart"/>
      <w:r w:rsidR="001D79F3">
        <w:t>(</w:t>
      </w:r>
      <w:r w:rsidR="001D79F3" w:rsidRPr="458FBC0F">
        <w:t xml:space="preserve"> blue</w:t>
      </w:r>
      <w:proofErr w:type="gramEnd"/>
      <w:r w:rsidR="001D79F3" w:rsidRPr="458FBC0F">
        <w:t xml:space="preserve"> text</w:t>
      </w:r>
      <w:r w:rsidR="001D79F3">
        <w:t>)</w:t>
      </w:r>
      <w:r w:rsidR="001D79F3" w:rsidRPr="458FBC0F">
        <w:t xml:space="preserve">, data entry and QA/Qc tasks </w:t>
      </w:r>
      <w:r w:rsidR="001D79F3">
        <w:t>(</w:t>
      </w:r>
      <w:r w:rsidR="001D79F3" w:rsidRPr="458FBC0F">
        <w:t>orange text</w:t>
      </w:r>
      <w:r w:rsidR="001D79F3">
        <w:t>)</w:t>
      </w:r>
      <w:r w:rsidR="001D79F3" w:rsidRPr="458FBC0F">
        <w:t xml:space="preserve">, and data analysis, reporting, and publication </w:t>
      </w:r>
      <w:r w:rsidR="001D79F3">
        <w:t>tasks (purple text)</w:t>
      </w:r>
      <w:r w:rsidR="001D79F3" w:rsidRPr="458FBC0F">
        <w:t xml:space="preserve">. Bars for each task are color coded according to status of the task. </w:t>
      </w:r>
      <w:r w:rsidR="001D79F3">
        <w:t>‘</w:t>
      </w:r>
      <w:r w:rsidR="001D79F3" w:rsidRPr="00F3360E">
        <w:rPr>
          <w:i/>
          <w:iCs/>
        </w:rPr>
        <w:t>Operational’</w:t>
      </w:r>
      <w:r w:rsidR="001D79F3">
        <w:t xml:space="preserve"> (dark blue): task </w:t>
      </w:r>
      <w:r w:rsidR="001D79F3" w:rsidRPr="00C92B91">
        <w:rPr>
          <w:sz w:val="24"/>
          <w:szCs w:val="24"/>
        </w:rPr>
        <w:t>is currently functioning but may require ongoing maintenance or minor updates</w:t>
      </w:r>
      <w:r w:rsidR="001D79F3" w:rsidRPr="001706A1">
        <w:t xml:space="preserve">. </w:t>
      </w:r>
      <w:r w:rsidR="001D79F3" w:rsidRPr="00FE4BF4">
        <w:rPr>
          <w:i/>
          <w:iCs/>
        </w:rPr>
        <w:t>Highly variable (Lab):</w:t>
      </w:r>
      <w:r w:rsidR="001D79F3" w:rsidRPr="00FE4BF4">
        <w:t xml:space="preserve"> Task is subject to external variability or delays, often associated with laboratory timelines.</w:t>
      </w:r>
      <w:r w:rsidR="001D79F3" w:rsidRPr="001706A1">
        <w:t xml:space="preserve"> </w:t>
      </w:r>
      <w:r w:rsidR="001D79F3" w:rsidRPr="001706A1">
        <w:rPr>
          <w:i/>
          <w:iCs/>
        </w:rPr>
        <w:t>‘In progress’</w:t>
      </w:r>
      <w:r w:rsidR="001D79F3" w:rsidRPr="001706A1">
        <w:t xml:space="preserve"> (light blue): work is actively underway with resources assigned; completion planned in </w:t>
      </w:r>
      <w:r w:rsidR="001D79F3" w:rsidRPr="001706A1">
        <w:lastRenderedPageBreak/>
        <w:t>current cycle. ‘</w:t>
      </w:r>
      <w:r w:rsidR="001D79F3" w:rsidRPr="001706A1">
        <w:rPr>
          <w:i/>
          <w:iCs/>
        </w:rPr>
        <w:t>Outstanding</w:t>
      </w:r>
      <w:r w:rsidR="001D79F3" w:rsidRPr="001706A1">
        <w:t xml:space="preserve">’ (red): </w:t>
      </w:r>
      <w:r w:rsidR="001D79F3" w:rsidRPr="00FE4BF4">
        <w:t>Task is not yet implemented and requires the most development</w:t>
      </w:r>
      <w:r w:rsidR="001D79F3" w:rsidRPr="001706A1">
        <w:t>. ‘</w:t>
      </w:r>
      <w:r w:rsidR="001D79F3" w:rsidRPr="001706A1">
        <w:rPr>
          <w:i/>
          <w:iCs/>
        </w:rPr>
        <w:t>Future development</w:t>
      </w:r>
      <w:r w:rsidR="001D79F3" w:rsidRPr="001706A1">
        <w:t xml:space="preserve">’ (light purple): task is intended to improve efficiency and cannot be completed until ‘In progress’ tasks are complete. Each task bar is labeled with the person(s) that </w:t>
      </w:r>
      <w:proofErr w:type="gramStart"/>
      <w:r w:rsidR="001D79F3" w:rsidRPr="001706A1">
        <w:t>play</w:t>
      </w:r>
      <w:proofErr w:type="gramEnd"/>
      <w:r w:rsidR="001D79F3" w:rsidRPr="001706A1">
        <w:t xml:space="preserve"> a role in completing the task, where FCL = Field Crew Lead, DMA = Data Manager Assistant, PL = Project Lead, and DM = Data Manager.</w:t>
      </w:r>
    </w:p>
    <w:p w14:paraId="6030A01E" w14:textId="7F3D5134" w:rsidR="008F5FF7" w:rsidRPr="00053D32" w:rsidRDefault="004269B8" w:rsidP="001D79F3">
      <w:pPr>
        <w:pStyle w:val="Heading3"/>
      </w:pPr>
      <w:bookmarkStart w:id="82" w:name="_Toc223422604"/>
      <w:r w:rsidRPr="00053D32">
        <w:t>Task descriptions and Roles and Responsibilities</w:t>
      </w:r>
      <w:bookmarkEnd w:id="82"/>
    </w:p>
    <w:p w14:paraId="4E8CE5AE" w14:textId="2E262D6B" w:rsidR="002D2224" w:rsidRPr="00FE4BF4" w:rsidRDefault="002D2224" w:rsidP="002D2224">
      <w:pPr>
        <w:pStyle w:val="Heading4"/>
        <w:rPr>
          <w:sz w:val="24"/>
          <w:szCs w:val="24"/>
        </w:rPr>
      </w:pPr>
      <w:r w:rsidRPr="00FE4BF4">
        <w:rPr>
          <w:sz w:val="24"/>
          <w:szCs w:val="24"/>
        </w:rPr>
        <w:t>Data collection and preparation</w:t>
      </w:r>
    </w:p>
    <w:p w14:paraId="3C35535F" w14:textId="77777777" w:rsidR="00000AFC" w:rsidRPr="00FE4BF4" w:rsidRDefault="00000AFC" w:rsidP="002D2224">
      <w:pPr>
        <w:pStyle w:val="Heading5"/>
        <w:rPr>
          <w:sz w:val="24"/>
          <w:szCs w:val="24"/>
        </w:rPr>
      </w:pPr>
      <w:r w:rsidRPr="00FE4BF4">
        <w:rPr>
          <w:sz w:val="24"/>
          <w:szCs w:val="24"/>
        </w:rPr>
        <w:t>Field preparation/visits – Field crew lead and assistant data manager</w:t>
      </w:r>
    </w:p>
    <w:p w14:paraId="5B69A3C2" w14:textId="77777777" w:rsidR="007C42BB" w:rsidRPr="00FE4BF4" w:rsidRDefault="3C8E5FB3" w:rsidP="00000AFC">
      <w:pPr>
        <w:rPr>
          <w:sz w:val="24"/>
          <w:szCs w:val="24"/>
        </w:rPr>
      </w:pPr>
      <w:r w:rsidRPr="00FE4BF4">
        <w:rPr>
          <w:sz w:val="24"/>
          <w:szCs w:val="24"/>
        </w:rPr>
        <w:t>Field preparation/visits take place four times throughout the year, where samples are taken in the spring, summer, fall, and winter. Data Management field preparation consists of incorporating any changes, fixes, or updates to the Access field data entry application. The hydrologic technician packs all water quality sampling gear, ensures there are adequate spare loggers (</w:t>
      </w:r>
      <w:r w:rsidR="219FDB2B" w:rsidRPr="00FE4BF4">
        <w:rPr>
          <w:sz w:val="24"/>
          <w:szCs w:val="24"/>
        </w:rPr>
        <w:t>water</w:t>
      </w:r>
      <w:r w:rsidR="00104C31" w:rsidRPr="00FE4BF4">
        <w:rPr>
          <w:sz w:val="24"/>
          <w:szCs w:val="24"/>
        </w:rPr>
        <w:t>/air</w:t>
      </w:r>
      <w:r w:rsidR="219FDB2B" w:rsidRPr="00FE4BF4">
        <w:rPr>
          <w:sz w:val="24"/>
          <w:szCs w:val="24"/>
        </w:rPr>
        <w:t xml:space="preserve"> temperature and </w:t>
      </w:r>
      <w:r w:rsidRPr="00FE4BF4">
        <w:rPr>
          <w:sz w:val="24"/>
          <w:szCs w:val="24"/>
        </w:rPr>
        <w:t>Sonde</w:t>
      </w:r>
      <w:r w:rsidR="219FDB2B" w:rsidRPr="00FE4BF4">
        <w:rPr>
          <w:sz w:val="24"/>
          <w:szCs w:val="24"/>
        </w:rPr>
        <w:t xml:space="preserve"> loggers</w:t>
      </w:r>
      <w:r w:rsidRPr="00FE4BF4">
        <w:rPr>
          <w:sz w:val="24"/>
          <w:szCs w:val="24"/>
        </w:rPr>
        <w:t xml:space="preserve">), and reviews the prior trip report for each park to ensure no gear is forgotten. </w:t>
      </w:r>
    </w:p>
    <w:p w14:paraId="64CC24D9" w14:textId="5DEE4100" w:rsidR="00000AFC" w:rsidRPr="00FE4BF4" w:rsidRDefault="3C8E5FB3" w:rsidP="00000AFC">
      <w:pPr>
        <w:rPr>
          <w:sz w:val="24"/>
          <w:szCs w:val="24"/>
        </w:rPr>
      </w:pPr>
      <w:r w:rsidRPr="00FE4BF4">
        <w:rPr>
          <w:sz w:val="24"/>
          <w:szCs w:val="24"/>
        </w:rPr>
        <w:t>During field visits,</w:t>
      </w:r>
      <w:r w:rsidR="219FDB2B" w:rsidRPr="00FE4BF4">
        <w:rPr>
          <w:sz w:val="24"/>
          <w:szCs w:val="24"/>
        </w:rPr>
        <w:t xml:space="preserve"> </w:t>
      </w:r>
      <w:r w:rsidRPr="00FE4BF4">
        <w:rPr>
          <w:sz w:val="24"/>
          <w:szCs w:val="24"/>
        </w:rPr>
        <w:t xml:space="preserve">the hydrologic technician retrieves logger data from </w:t>
      </w:r>
      <w:r w:rsidR="219FDB2B" w:rsidRPr="00FE4BF4">
        <w:rPr>
          <w:sz w:val="24"/>
          <w:szCs w:val="24"/>
        </w:rPr>
        <w:t xml:space="preserve">Multi-parameter </w:t>
      </w:r>
      <w:r w:rsidRPr="00FE4BF4">
        <w:rPr>
          <w:sz w:val="24"/>
          <w:szCs w:val="24"/>
        </w:rPr>
        <w:t xml:space="preserve">Sonde and </w:t>
      </w:r>
      <w:r w:rsidR="219FDB2B" w:rsidRPr="00FE4BF4">
        <w:rPr>
          <w:sz w:val="24"/>
          <w:szCs w:val="24"/>
        </w:rPr>
        <w:t>temperature</w:t>
      </w:r>
      <w:r w:rsidRPr="00FE4BF4">
        <w:rPr>
          <w:sz w:val="24"/>
          <w:szCs w:val="24"/>
        </w:rPr>
        <w:t xml:space="preserve"> loggers</w:t>
      </w:r>
      <w:r w:rsidR="00104C31" w:rsidRPr="00FE4BF4">
        <w:rPr>
          <w:sz w:val="24"/>
          <w:szCs w:val="24"/>
        </w:rPr>
        <w:t xml:space="preserve"> (water and air)</w:t>
      </w:r>
      <w:r w:rsidR="6CA58A95" w:rsidRPr="00FE4BF4">
        <w:rPr>
          <w:sz w:val="24"/>
          <w:szCs w:val="24"/>
        </w:rPr>
        <w:t xml:space="preserve">, </w:t>
      </w:r>
      <w:r w:rsidR="004A74D6" w:rsidRPr="00FE4BF4">
        <w:rPr>
          <w:sz w:val="24"/>
          <w:szCs w:val="24"/>
        </w:rPr>
        <w:t xml:space="preserve">records </w:t>
      </w:r>
      <w:r w:rsidR="6CA58A95" w:rsidRPr="00FE4BF4">
        <w:rPr>
          <w:sz w:val="24"/>
          <w:szCs w:val="24"/>
        </w:rPr>
        <w:t xml:space="preserve">discrete </w:t>
      </w:r>
      <w:r w:rsidRPr="00FE4BF4">
        <w:rPr>
          <w:sz w:val="24"/>
          <w:szCs w:val="24"/>
        </w:rPr>
        <w:t>data</w:t>
      </w:r>
      <w:r w:rsidR="00474A2F" w:rsidRPr="00FE4BF4">
        <w:rPr>
          <w:sz w:val="24"/>
          <w:szCs w:val="24"/>
        </w:rPr>
        <w:t xml:space="preserve"> on paper datasheets</w:t>
      </w:r>
      <w:r w:rsidRPr="00FE4BF4">
        <w:rPr>
          <w:sz w:val="24"/>
          <w:szCs w:val="24"/>
        </w:rPr>
        <w:t xml:space="preserve"> </w:t>
      </w:r>
      <w:r w:rsidR="00474A2F" w:rsidRPr="00FE4BF4">
        <w:rPr>
          <w:sz w:val="24"/>
          <w:szCs w:val="24"/>
        </w:rPr>
        <w:t>(</w:t>
      </w:r>
      <w:r w:rsidR="6CA58A95" w:rsidRPr="00FE4BF4">
        <w:rPr>
          <w:sz w:val="24"/>
          <w:szCs w:val="24"/>
        </w:rPr>
        <w:t>stream channel and flow conditions</w:t>
      </w:r>
      <w:r w:rsidRPr="00FE4BF4">
        <w:rPr>
          <w:sz w:val="24"/>
          <w:szCs w:val="24"/>
        </w:rPr>
        <w:t>,</w:t>
      </w:r>
      <w:r w:rsidR="6CA58A95" w:rsidRPr="00FE4BF4">
        <w:rPr>
          <w:sz w:val="24"/>
          <w:szCs w:val="24"/>
        </w:rPr>
        <w:t xml:space="preserve"> stream discharge </w:t>
      </w:r>
      <w:r w:rsidR="004A74D6" w:rsidRPr="00FE4BF4">
        <w:rPr>
          <w:sz w:val="24"/>
          <w:szCs w:val="24"/>
        </w:rPr>
        <w:t xml:space="preserve">measured </w:t>
      </w:r>
      <w:r w:rsidR="6CA58A95" w:rsidRPr="00FE4BF4">
        <w:rPr>
          <w:sz w:val="24"/>
          <w:szCs w:val="24"/>
        </w:rPr>
        <w:t>with a flow meter</w:t>
      </w:r>
      <w:r w:rsidR="004A74D6" w:rsidRPr="00FE4BF4">
        <w:rPr>
          <w:sz w:val="24"/>
          <w:szCs w:val="24"/>
        </w:rPr>
        <w:t>)</w:t>
      </w:r>
      <w:r w:rsidR="6CA58A95" w:rsidRPr="00FE4BF4">
        <w:rPr>
          <w:sz w:val="24"/>
          <w:szCs w:val="24"/>
        </w:rPr>
        <w:t>,</w:t>
      </w:r>
      <w:r w:rsidRPr="00FE4BF4">
        <w:rPr>
          <w:sz w:val="24"/>
          <w:szCs w:val="24"/>
        </w:rPr>
        <w:t xml:space="preserve"> </w:t>
      </w:r>
      <w:r w:rsidR="3A4212B5" w:rsidRPr="00FE4BF4">
        <w:rPr>
          <w:sz w:val="24"/>
          <w:szCs w:val="24"/>
        </w:rPr>
        <w:t xml:space="preserve">and </w:t>
      </w:r>
      <w:r w:rsidR="6CA58A95" w:rsidRPr="00FE4BF4">
        <w:rPr>
          <w:sz w:val="24"/>
          <w:szCs w:val="24"/>
        </w:rPr>
        <w:t xml:space="preserve">collects water </w:t>
      </w:r>
      <w:r w:rsidRPr="00FE4BF4">
        <w:rPr>
          <w:sz w:val="24"/>
          <w:szCs w:val="24"/>
        </w:rPr>
        <w:t>samples</w:t>
      </w:r>
      <w:r w:rsidR="3A4212B5" w:rsidRPr="00FE4BF4">
        <w:rPr>
          <w:sz w:val="24"/>
          <w:szCs w:val="24"/>
        </w:rPr>
        <w:t xml:space="preserve">. Separate water samples are collected for water chemistry, bacteria, and turbidity. </w:t>
      </w:r>
      <w:r w:rsidR="00053D32" w:rsidRPr="00FE4BF4">
        <w:rPr>
          <w:sz w:val="24"/>
          <w:szCs w:val="24"/>
        </w:rPr>
        <w:t xml:space="preserve">Water chemistry samples are shipped to the laboratory for processing. </w:t>
      </w:r>
      <w:r w:rsidR="6C22E3DD" w:rsidRPr="00FE4BF4">
        <w:rPr>
          <w:sz w:val="24"/>
          <w:szCs w:val="24"/>
        </w:rPr>
        <w:t xml:space="preserve">Results from the lab are emailed to the </w:t>
      </w:r>
      <w:r w:rsidR="004F4D56" w:rsidRPr="00FE4BF4">
        <w:rPr>
          <w:sz w:val="24"/>
          <w:szCs w:val="24"/>
        </w:rPr>
        <w:t>p</w:t>
      </w:r>
      <w:r w:rsidR="00400C57" w:rsidRPr="00FE4BF4">
        <w:rPr>
          <w:sz w:val="24"/>
          <w:szCs w:val="24"/>
        </w:rPr>
        <w:t xml:space="preserve">roject </w:t>
      </w:r>
      <w:r w:rsidR="004F4D56" w:rsidRPr="00FE4BF4">
        <w:rPr>
          <w:sz w:val="24"/>
          <w:szCs w:val="24"/>
        </w:rPr>
        <w:t>l</w:t>
      </w:r>
      <w:r w:rsidR="00400C57" w:rsidRPr="00FE4BF4">
        <w:rPr>
          <w:sz w:val="24"/>
          <w:szCs w:val="24"/>
        </w:rPr>
        <w:t>ead</w:t>
      </w:r>
      <w:r w:rsidR="005660DC" w:rsidRPr="00FE4BF4">
        <w:rPr>
          <w:sz w:val="24"/>
          <w:szCs w:val="24"/>
        </w:rPr>
        <w:t>, data manager,</w:t>
      </w:r>
      <w:r w:rsidR="6C22E3DD" w:rsidRPr="00FE4BF4">
        <w:rPr>
          <w:sz w:val="24"/>
          <w:szCs w:val="24"/>
        </w:rPr>
        <w:t xml:space="preserve"> </w:t>
      </w:r>
      <w:r w:rsidR="00F928BD" w:rsidRPr="00FE4BF4">
        <w:rPr>
          <w:sz w:val="24"/>
          <w:szCs w:val="24"/>
        </w:rPr>
        <w:t>and</w:t>
      </w:r>
      <w:r w:rsidR="0B202408" w:rsidRPr="00FE4BF4">
        <w:rPr>
          <w:sz w:val="24"/>
          <w:szCs w:val="24"/>
        </w:rPr>
        <w:t xml:space="preserve"> field crew </w:t>
      </w:r>
      <w:r w:rsidR="00EA10B6" w:rsidRPr="00FE4BF4">
        <w:rPr>
          <w:sz w:val="24"/>
          <w:szCs w:val="24"/>
        </w:rPr>
        <w:t>lead and</w:t>
      </w:r>
      <w:r w:rsidR="6C22E3DD" w:rsidRPr="00FE4BF4">
        <w:rPr>
          <w:sz w:val="24"/>
          <w:szCs w:val="24"/>
        </w:rPr>
        <w:t xml:space="preserve"> are saved in their original format to</w:t>
      </w:r>
      <w:r w:rsidR="7EF874BF" w:rsidRPr="00FE4BF4">
        <w:rPr>
          <w:sz w:val="24"/>
          <w:szCs w:val="24"/>
        </w:rPr>
        <w:t xml:space="preserve"> the common drive</w:t>
      </w:r>
      <w:r w:rsidR="00E00E22" w:rsidRPr="00FE4BF4">
        <w:rPr>
          <w:sz w:val="24"/>
          <w:szCs w:val="24"/>
        </w:rPr>
        <w:t xml:space="preserve"> server</w:t>
      </w:r>
      <w:r w:rsidR="005660DC" w:rsidRPr="00FE4BF4">
        <w:rPr>
          <w:sz w:val="24"/>
          <w:szCs w:val="24"/>
        </w:rPr>
        <w:t xml:space="preserve"> by the project lead</w:t>
      </w:r>
      <w:r w:rsidR="6C22E3DD" w:rsidRPr="00FE4BF4">
        <w:rPr>
          <w:sz w:val="24"/>
          <w:szCs w:val="24"/>
        </w:rPr>
        <w:t>.</w:t>
      </w:r>
      <w:r w:rsidR="7EF874BF" w:rsidRPr="00FE4BF4">
        <w:rPr>
          <w:sz w:val="24"/>
          <w:szCs w:val="24"/>
        </w:rPr>
        <w:t xml:space="preserve"> </w:t>
      </w:r>
      <w:r w:rsidR="3A4212B5" w:rsidRPr="00FE4BF4">
        <w:rPr>
          <w:sz w:val="24"/>
          <w:szCs w:val="24"/>
        </w:rPr>
        <w:t>W</w:t>
      </w:r>
      <w:r w:rsidR="6CA58A95" w:rsidRPr="00FE4BF4">
        <w:rPr>
          <w:sz w:val="24"/>
          <w:szCs w:val="24"/>
        </w:rPr>
        <w:t xml:space="preserve">ater samples for bacteria and turbidity are processed </w:t>
      </w:r>
      <w:r w:rsidR="4FF99B8F" w:rsidRPr="00FE4BF4">
        <w:rPr>
          <w:sz w:val="24"/>
          <w:szCs w:val="24"/>
        </w:rPr>
        <w:t xml:space="preserve">in the field </w:t>
      </w:r>
      <w:r w:rsidR="6CA58A95" w:rsidRPr="00FE4BF4">
        <w:rPr>
          <w:sz w:val="24"/>
          <w:szCs w:val="24"/>
        </w:rPr>
        <w:t xml:space="preserve">by the hydrologic </w:t>
      </w:r>
      <w:r w:rsidR="004F4D56" w:rsidRPr="00FE4BF4">
        <w:rPr>
          <w:sz w:val="24"/>
          <w:szCs w:val="24"/>
        </w:rPr>
        <w:t>technician,</w:t>
      </w:r>
      <w:r w:rsidR="132E6974" w:rsidRPr="00FE4BF4">
        <w:rPr>
          <w:sz w:val="24"/>
          <w:szCs w:val="24"/>
        </w:rPr>
        <w:t xml:space="preserve"> and </w:t>
      </w:r>
      <w:r w:rsidR="004A74D6" w:rsidRPr="00FE4BF4">
        <w:rPr>
          <w:sz w:val="24"/>
          <w:szCs w:val="24"/>
        </w:rPr>
        <w:t>the results (discrete data) are recorded on paper datasheets.</w:t>
      </w:r>
      <w:r w:rsidR="007731C9" w:rsidRPr="00FE4BF4">
        <w:rPr>
          <w:sz w:val="24"/>
          <w:szCs w:val="24"/>
        </w:rPr>
        <w:t xml:space="preserve"> </w:t>
      </w:r>
      <w:commentRangeStart w:id="83"/>
      <w:commentRangeStart w:id="84"/>
      <w:r w:rsidR="007731C9" w:rsidRPr="00FE4BF4">
        <w:rPr>
          <w:sz w:val="24"/>
          <w:szCs w:val="24"/>
        </w:rPr>
        <w:t>Sonde logger files are converted to excel files and placed in the common drive by the hydrologic technician</w:t>
      </w:r>
      <w:commentRangeEnd w:id="83"/>
      <w:r w:rsidR="0007150A">
        <w:rPr>
          <w:rStyle w:val="CommentReference"/>
        </w:rPr>
        <w:commentReference w:id="83"/>
      </w:r>
      <w:commentRangeEnd w:id="84"/>
      <w:r w:rsidR="00510192">
        <w:rPr>
          <w:rStyle w:val="CommentReference"/>
        </w:rPr>
        <w:commentReference w:id="84"/>
      </w:r>
      <w:r w:rsidR="007731C9" w:rsidRPr="00FE4BF4">
        <w:rPr>
          <w:sz w:val="24"/>
          <w:szCs w:val="24"/>
        </w:rPr>
        <w:t>.</w:t>
      </w:r>
    </w:p>
    <w:p w14:paraId="423C5AB2" w14:textId="77777777" w:rsidR="00EA10B6" w:rsidRPr="00FE4BF4" w:rsidRDefault="00EA10B6" w:rsidP="00EA10B6">
      <w:pPr>
        <w:pStyle w:val="Heading5"/>
        <w:rPr>
          <w:sz w:val="24"/>
          <w:szCs w:val="24"/>
        </w:rPr>
      </w:pPr>
      <w:r w:rsidRPr="00FE4BF4">
        <w:rPr>
          <w:sz w:val="24"/>
          <w:szCs w:val="24"/>
        </w:rPr>
        <w:t>Geospatial data management – GIS Specialist</w:t>
      </w:r>
    </w:p>
    <w:p w14:paraId="6712405F" w14:textId="74718BD1" w:rsidR="00EA10B6" w:rsidRPr="00FE4BF4" w:rsidRDefault="00EA10B6" w:rsidP="00000AFC">
      <w:pPr>
        <w:rPr>
          <w:rFonts w:ascii="Calibri" w:eastAsia="Calibri" w:hAnsi="Calibri" w:cs="Calibri"/>
          <w:sz w:val="24"/>
          <w:szCs w:val="24"/>
        </w:rPr>
      </w:pPr>
      <w:r w:rsidRPr="00FE4BF4">
        <w:rPr>
          <w:rFonts w:ascii="Calibri" w:eastAsia="Calibri" w:hAnsi="Calibri" w:cs="Calibri"/>
          <w:sz w:val="24"/>
          <w:szCs w:val="24"/>
        </w:rPr>
        <w:t xml:space="preserve">Water quality site locations are managed within an ESRI file geodatabase environment by the GIS Specialist. The GIS Specialist updates site location information as needed and provides field maps and GPS units containing site coordinates to ensure efficient navigation during fieldwork. They maintain location attribute information for each site, along with metadata documenting spatial data </w:t>
      </w:r>
      <w:r w:rsidR="1350920A" w:rsidRPr="00FE4BF4">
        <w:rPr>
          <w:rFonts w:ascii="Calibri" w:eastAsia="Calibri" w:hAnsi="Calibri" w:cs="Calibri"/>
          <w:sz w:val="24"/>
          <w:szCs w:val="24"/>
        </w:rPr>
        <w:t>development</w:t>
      </w:r>
      <w:r w:rsidRPr="00FE4BF4">
        <w:rPr>
          <w:rFonts w:ascii="Calibri" w:eastAsia="Calibri" w:hAnsi="Calibri" w:cs="Calibri"/>
          <w:sz w:val="24"/>
          <w:szCs w:val="24"/>
        </w:rPr>
        <w:t xml:space="preserve"> processes to uphold data integrity and accessibility. QA/QC checks and visual inspections are conducted to validate the accuracy of the spatial data.</w:t>
      </w:r>
    </w:p>
    <w:p w14:paraId="0E208032" w14:textId="049DBAA1" w:rsidR="002D2224" w:rsidRPr="00FE4BF4" w:rsidRDefault="002D2224" w:rsidP="002D2224">
      <w:pPr>
        <w:pStyle w:val="Heading4"/>
        <w:rPr>
          <w:sz w:val="24"/>
          <w:szCs w:val="24"/>
        </w:rPr>
      </w:pPr>
      <w:r w:rsidRPr="00FE4BF4">
        <w:rPr>
          <w:sz w:val="24"/>
          <w:szCs w:val="24"/>
        </w:rPr>
        <w:lastRenderedPageBreak/>
        <w:t>Data processing</w:t>
      </w:r>
    </w:p>
    <w:p w14:paraId="06AE81A9" w14:textId="013C7992" w:rsidR="00000AFC" w:rsidRPr="00FE4BF4" w:rsidRDefault="00000AFC" w:rsidP="002D2224">
      <w:pPr>
        <w:pStyle w:val="Heading5"/>
        <w:rPr>
          <w:sz w:val="24"/>
          <w:szCs w:val="24"/>
        </w:rPr>
      </w:pPr>
      <w:r w:rsidRPr="00FE4BF4">
        <w:rPr>
          <w:sz w:val="24"/>
          <w:szCs w:val="24"/>
        </w:rPr>
        <w:t xml:space="preserve">Field data </w:t>
      </w:r>
      <w:proofErr w:type="gramStart"/>
      <w:r w:rsidRPr="00FE4BF4">
        <w:rPr>
          <w:sz w:val="24"/>
          <w:szCs w:val="24"/>
        </w:rPr>
        <w:t>entered into</w:t>
      </w:r>
      <w:proofErr w:type="gramEnd"/>
      <w:r w:rsidRPr="00FE4BF4">
        <w:rPr>
          <w:sz w:val="24"/>
          <w:szCs w:val="24"/>
        </w:rPr>
        <w:t xml:space="preserve"> SQL database – Field crew lead and assistant data manager</w:t>
      </w:r>
    </w:p>
    <w:p w14:paraId="294428C0" w14:textId="436F74EA" w:rsidR="005660DC" w:rsidRDefault="009D7440" w:rsidP="00000AFC">
      <w:pPr>
        <w:rPr>
          <w:sz w:val="24"/>
          <w:szCs w:val="24"/>
        </w:rPr>
      </w:pPr>
      <w:del w:id="85" w:author="Ploughe, Laura W" w:date="2026-03-03T08:50:00Z" w16du:dateUtc="2026-03-03T15:50:00Z">
        <w:r w:rsidRPr="00FE4BF4" w:rsidDel="00D70403">
          <w:rPr>
            <w:sz w:val="24"/>
            <w:szCs w:val="24"/>
          </w:rPr>
          <w:delText xml:space="preserve">At the end of the field </w:delText>
        </w:r>
        <w:commentRangeStart w:id="86"/>
        <w:commentRangeStart w:id="87"/>
        <w:r w:rsidRPr="00FE4BF4" w:rsidDel="00D70403">
          <w:rPr>
            <w:sz w:val="24"/>
            <w:szCs w:val="24"/>
          </w:rPr>
          <w:delText>season</w:delText>
        </w:r>
        <w:commentRangeEnd w:id="86"/>
        <w:r w:rsidR="000B576E" w:rsidDel="00D70403">
          <w:rPr>
            <w:rStyle w:val="CommentReference"/>
          </w:rPr>
          <w:commentReference w:id="86"/>
        </w:r>
      </w:del>
      <w:commentRangeEnd w:id="87"/>
      <w:r w:rsidR="00D70403">
        <w:rPr>
          <w:rStyle w:val="CommentReference"/>
        </w:rPr>
        <w:commentReference w:id="87"/>
      </w:r>
      <w:ins w:id="88" w:author="Ploughe, Laura W" w:date="2026-03-03T08:50:00Z" w16du:dateUtc="2026-03-03T15:50:00Z">
        <w:r w:rsidR="00D70403">
          <w:rPr>
            <w:sz w:val="24"/>
            <w:szCs w:val="24"/>
          </w:rPr>
          <w:t>After fourth quarter sampling</w:t>
        </w:r>
      </w:ins>
      <w:r w:rsidRPr="00FE4BF4">
        <w:rPr>
          <w:sz w:val="24"/>
          <w:szCs w:val="24"/>
        </w:rPr>
        <w:t>,</w:t>
      </w:r>
      <w:r w:rsidR="00104C31" w:rsidRPr="00FE4BF4">
        <w:rPr>
          <w:sz w:val="24"/>
          <w:szCs w:val="24"/>
        </w:rPr>
        <w:t xml:space="preserve"> t</w:t>
      </w:r>
      <w:r w:rsidR="00000AFC" w:rsidRPr="00FE4BF4">
        <w:rPr>
          <w:sz w:val="24"/>
          <w:szCs w:val="24"/>
        </w:rPr>
        <w:t xml:space="preserve">he discrete field data are entered into the </w:t>
      </w:r>
      <w:r w:rsidR="006475F8" w:rsidRPr="00FE4BF4">
        <w:rPr>
          <w:sz w:val="24"/>
          <w:szCs w:val="24"/>
        </w:rPr>
        <w:t>Water Quality</w:t>
      </w:r>
      <w:r w:rsidR="00000AFC" w:rsidRPr="00FE4BF4">
        <w:rPr>
          <w:sz w:val="24"/>
          <w:szCs w:val="24"/>
        </w:rPr>
        <w:t xml:space="preserve"> database using the Access </w:t>
      </w:r>
      <w:r w:rsidR="006475F8" w:rsidRPr="00FE4BF4">
        <w:rPr>
          <w:sz w:val="24"/>
          <w:szCs w:val="24"/>
        </w:rPr>
        <w:t>Water Quality</w:t>
      </w:r>
      <w:r w:rsidR="00000AFC" w:rsidRPr="00FE4BF4">
        <w:rPr>
          <w:sz w:val="24"/>
          <w:szCs w:val="24"/>
        </w:rPr>
        <w:t xml:space="preserve"> Application</w:t>
      </w:r>
      <w:r w:rsidR="005660DC" w:rsidRPr="00FE4BF4">
        <w:rPr>
          <w:sz w:val="24"/>
          <w:szCs w:val="24"/>
        </w:rPr>
        <w:t>, which allows the user to enter data from paper data</w:t>
      </w:r>
      <w:ins w:id="89" w:author="Ploughe, Laura W" w:date="2026-03-03T08:51:00Z" w16du:dateUtc="2026-03-03T15:51:00Z">
        <w:r w:rsidR="00D70403">
          <w:rPr>
            <w:sz w:val="24"/>
            <w:szCs w:val="24"/>
          </w:rPr>
          <w:t xml:space="preserve"> </w:t>
        </w:r>
      </w:ins>
      <w:r w:rsidR="005660DC" w:rsidRPr="00FE4BF4">
        <w:rPr>
          <w:sz w:val="24"/>
          <w:szCs w:val="24"/>
        </w:rPr>
        <w:t>sheets into an Access database</w:t>
      </w:r>
      <w:r w:rsidR="00000AFC" w:rsidRPr="00FE4BF4">
        <w:rPr>
          <w:sz w:val="24"/>
          <w:szCs w:val="24"/>
        </w:rPr>
        <w:t xml:space="preserve">.  This is done by </w:t>
      </w:r>
      <w:r w:rsidR="008476B8" w:rsidRPr="00FE4BF4">
        <w:rPr>
          <w:sz w:val="24"/>
          <w:szCs w:val="24"/>
        </w:rPr>
        <w:t>the field crew lead</w:t>
      </w:r>
      <w:r w:rsidR="001B509E" w:rsidRPr="00FE4BF4">
        <w:rPr>
          <w:sz w:val="24"/>
          <w:szCs w:val="24"/>
        </w:rPr>
        <w:t xml:space="preserve"> </w:t>
      </w:r>
      <w:r w:rsidR="00000AFC" w:rsidRPr="00FE4BF4">
        <w:rPr>
          <w:sz w:val="24"/>
          <w:szCs w:val="24"/>
        </w:rPr>
        <w:t>with help from the assistant data manager.</w:t>
      </w:r>
      <w:r w:rsidR="008476B8" w:rsidRPr="00FE4BF4">
        <w:rPr>
          <w:sz w:val="24"/>
          <w:szCs w:val="24"/>
        </w:rPr>
        <w:t xml:space="preserve"> After entering data, data are verified by </w:t>
      </w:r>
      <w:r w:rsidR="00386FCA">
        <w:rPr>
          <w:sz w:val="24"/>
          <w:szCs w:val="24"/>
        </w:rPr>
        <w:t>an additional field crew member</w:t>
      </w:r>
      <w:r w:rsidR="008476B8" w:rsidRPr="00FE4BF4">
        <w:rPr>
          <w:sz w:val="24"/>
          <w:szCs w:val="24"/>
        </w:rPr>
        <w:t>.</w:t>
      </w:r>
      <w:r w:rsidR="00000AFC" w:rsidRPr="00FE4BF4">
        <w:rPr>
          <w:sz w:val="24"/>
          <w:szCs w:val="24"/>
        </w:rPr>
        <w:t xml:space="preserve">  Future </w:t>
      </w:r>
      <w:r w:rsidR="1350920A" w:rsidRPr="00FE4BF4">
        <w:rPr>
          <w:sz w:val="24"/>
          <w:szCs w:val="24"/>
        </w:rPr>
        <w:t>development</w:t>
      </w:r>
      <w:r w:rsidR="00000AFC" w:rsidRPr="00FE4BF4">
        <w:rPr>
          <w:sz w:val="24"/>
          <w:szCs w:val="24"/>
        </w:rPr>
        <w:t xml:space="preserve"> </w:t>
      </w:r>
      <w:r w:rsidR="004A74D6" w:rsidRPr="00FE4BF4">
        <w:rPr>
          <w:sz w:val="24"/>
          <w:szCs w:val="24"/>
        </w:rPr>
        <w:t xml:space="preserve">of a field tablet-compatible Access data entry application </w:t>
      </w:r>
      <w:r w:rsidR="00000AFC" w:rsidRPr="00FE4BF4">
        <w:rPr>
          <w:sz w:val="24"/>
          <w:szCs w:val="24"/>
        </w:rPr>
        <w:t xml:space="preserve">will allow </w:t>
      </w:r>
      <w:r w:rsidR="004A74D6" w:rsidRPr="00FE4BF4">
        <w:rPr>
          <w:sz w:val="24"/>
          <w:szCs w:val="24"/>
        </w:rPr>
        <w:t xml:space="preserve">the field technician to enter all discrete data in the field.  </w:t>
      </w:r>
      <w:r w:rsidR="00386FCA">
        <w:rPr>
          <w:sz w:val="24"/>
          <w:szCs w:val="24"/>
        </w:rPr>
        <w:t>D</w:t>
      </w:r>
      <w:r w:rsidR="004A74D6" w:rsidRPr="00FE4BF4">
        <w:rPr>
          <w:sz w:val="24"/>
          <w:szCs w:val="24"/>
        </w:rPr>
        <w:t>ata will then be uploaded into the</w:t>
      </w:r>
      <w:r w:rsidR="006475F8" w:rsidRPr="00FE4BF4">
        <w:rPr>
          <w:sz w:val="24"/>
          <w:szCs w:val="24"/>
        </w:rPr>
        <w:t xml:space="preserve"> </w:t>
      </w:r>
      <w:r w:rsidR="1350920A" w:rsidRPr="00FE4BF4">
        <w:rPr>
          <w:sz w:val="24"/>
          <w:szCs w:val="24"/>
        </w:rPr>
        <w:t>Development</w:t>
      </w:r>
      <w:r w:rsidR="006475F8" w:rsidRPr="00FE4BF4">
        <w:rPr>
          <w:sz w:val="24"/>
          <w:szCs w:val="24"/>
        </w:rPr>
        <w:t xml:space="preserve"> instance </w:t>
      </w:r>
      <w:r w:rsidR="00CD0F41" w:rsidRPr="00FE4BF4">
        <w:rPr>
          <w:sz w:val="24"/>
          <w:szCs w:val="24"/>
        </w:rPr>
        <w:t xml:space="preserve">of </w:t>
      </w:r>
      <w:r w:rsidR="006475F8" w:rsidRPr="00FE4BF4">
        <w:rPr>
          <w:sz w:val="24"/>
          <w:szCs w:val="24"/>
        </w:rPr>
        <w:t>SQL server</w:t>
      </w:r>
      <w:r w:rsidR="004A74D6" w:rsidRPr="00FE4BF4">
        <w:rPr>
          <w:sz w:val="24"/>
          <w:szCs w:val="24"/>
        </w:rPr>
        <w:t xml:space="preserve"> for eventual QA/QC</w:t>
      </w:r>
      <w:r w:rsidR="00FD2E5D" w:rsidRPr="00FE4BF4">
        <w:rPr>
          <w:sz w:val="24"/>
          <w:szCs w:val="24"/>
        </w:rPr>
        <w:t>.</w:t>
      </w:r>
    </w:p>
    <w:p w14:paraId="70CC4C0D" w14:textId="77777777" w:rsidR="00000AFC" w:rsidRPr="00FE4BF4" w:rsidRDefault="00000AFC" w:rsidP="002D2224">
      <w:pPr>
        <w:pStyle w:val="Heading5"/>
        <w:rPr>
          <w:sz w:val="24"/>
          <w:szCs w:val="24"/>
        </w:rPr>
      </w:pPr>
      <w:r w:rsidRPr="00FE4BF4">
        <w:rPr>
          <w:sz w:val="24"/>
          <w:szCs w:val="24"/>
        </w:rPr>
        <w:t>Field data imported into Aquarius – Field crew lead</w:t>
      </w:r>
    </w:p>
    <w:p w14:paraId="688E8196" w14:textId="5B8E65DB" w:rsidR="00000AFC" w:rsidRPr="00FE4BF4" w:rsidRDefault="3C8E5FB3" w:rsidP="00000AFC">
      <w:pPr>
        <w:rPr>
          <w:sz w:val="24"/>
          <w:szCs w:val="24"/>
        </w:rPr>
      </w:pPr>
      <w:r w:rsidRPr="00FE4BF4">
        <w:rPr>
          <w:sz w:val="24"/>
          <w:szCs w:val="24"/>
        </w:rPr>
        <w:t>Continuous</w:t>
      </w:r>
      <w:r w:rsidR="00FA10E5" w:rsidRPr="00FE4BF4">
        <w:rPr>
          <w:sz w:val="24"/>
          <w:szCs w:val="24"/>
        </w:rPr>
        <w:t xml:space="preserve"> and discrete</w:t>
      </w:r>
      <w:r w:rsidRPr="00FE4BF4">
        <w:rPr>
          <w:sz w:val="24"/>
          <w:szCs w:val="24"/>
        </w:rPr>
        <w:t xml:space="preserve"> data collected </w:t>
      </w:r>
      <w:r w:rsidR="006A1076" w:rsidRPr="00FE4BF4">
        <w:rPr>
          <w:sz w:val="24"/>
          <w:szCs w:val="24"/>
        </w:rPr>
        <w:t>for water and air temperature</w:t>
      </w:r>
      <w:r w:rsidRPr="00FE4BF4">
        <w:rPr>
          <w:sz w:val="24"/>
          <w:szCs w:val="24"/>
        </w:rPr>
        <w:t xml:space="preserve"> are uploaded onto Aquarius after each field visit by </w:t>
      </w:r>
      <w:r w:rsidR="6CA58A95" w:rsidRPr="00FE4BF4">
        <w:rPr>
          <w:sz w:val="24"/>
          <w:szCs w:val="24"/>
        </w:rPr>
        <w:t>the hydrologic technician</w:t>
      </w:r>
      <w:r w:rsidRPr="00FE4BF4">
        <w:rPr>
          <w:sz w:val="24"/>
          <w:szCs w:val="24"/>
        </w:rPr>
        <w:t>.</w:t>
      </w:r>
      <w:r w:rsidR="009C68A0" w:rsidRPr="00FE4BF4">
        <w:rPr>
          <w:sz w:val="24"/>
          <w:szCs w:val="24"/>
        </w:rPr>
        <w:t xml:space="preserve"> </w:t>
      </w:r>
    </w:p>
    <w:p w14:paraId="3E0E42DD" w14:textId="249AB7A6" w:rsidR="00000AFC" w:rsidRPr="00FE4BF4" w:rsidRDefault="00000AFC" w:rsidP="002D2224">
      <w:pPr>
        <w:pStyle w:val="Heading5"/>
        <w:rPr>
          <w:sz w:val="24"/>
          <w:szCs w:val="24"/>
        </w:rPr>
      </w:pPr>
      <w:r w:rsidRPr="00FE4BF4">
        <w:rPr>
          <w:sz w:val="24"/>
          <w:szCs w:val="24"/>
        </w:rPr>
        <w:t xml:space="preserve">QA/QC </w:t>
      </w:r>
      <w:r w:rsidR="00A212A9" w:rsidRPr="00FE4BF4">
        <w:rPr>
          <w:sz w:val="24"/>
          <w:szCs w:val="24"/>
        </w:rPr>
        <w:t xml:space="preserve">and validation of </w:t>
      </w:r>
      <w:r w:rsidRPr="00FE4BF4">
        <w:rPr>
          <w:sz w:val="24"/>
          <w:szCs w:val="24"/>
        </w:rPr>
        <w:t xml:space="preserve">field (discrete) data – </w:t>
      </w:r>
      <w:r w:rsidR="00400C57" w:rsidRPr="00FE4BF4">
        <w:rPr>
          <w:sz w:val="24"/>
          <w:szCs w:val="24"/>
        </w:rPr>
        <w:t>Project Lead</w:t>
      </w:r>
      <w:r w:rsidRPr="00FE4BF4">
        <w:rPr>
          <w:sz w:val="24"/>
          <w:szCs w:val="24"/>
        </w:rPr>
        <w:t xml:space="preserve"> and data manager</w:t>
      </w:r>
    </w:p>
    <w:p w14:paraId="07E22BDE" w14:textId="4C14E0EA" w:rsidR="00114DA3" w:rsidRDefault="00000AFC" w:rsidP="00000AFC">
      <w:pPr>
        <w:rPr>
          <w:sz w:val="24"/>
          <w:szCs w:val="24"/>
        </w:rPr>
      </w:pPr>
      <w:r w:rsidRPr="00FE4BF4">
        <w:rPr>
          <w:sz w:val="24"/>
          <w:szCs w:val="24"/>
        </w:rPr>
        <w:t xml:space="preserve">QA/QC of the discrete data should be conducted </w:t>
      </w:r>
      <w:r w:rsidR="0033755D" w:rsidRPr="00FE4BF4">
        <w:rPr>
          <w:sz w:val="24"/>
          <w:szCs w:val="24"/>
        </w:rPr>
        <w:t>once a year</w:t>
      </w:r>
      <w:r w:rsidRPr="00FE4BF4">
        <w:rPr>
          <w:sz w:val="24"/>
          <w:szCs w:val="24"/>
        </w:rPr>
        <w:t xml:space="preserve">. </w:t>
      </w:r>
      <w:r w:rsidR="007731C9" w:rsidRPr="00FE4BF4">
        <w:rPr>
          <w:sz w:val="24"/>
          <w:szCs w:val="24"/>
        </w:rPr>
        <w:t xml:space="preserve">Before QA/QC, excel files for sonde logger and </w:t>
      </w:r>
      <w:commentRangeStart w:id="90"/>
      <w:del w:id="91" w:author="Ploughe, Laura W" w:date="2026-03-03T08:32:00Z" w16du:dateUtc="2026-03-03T15:32:00Z">
        <w:r w:rsidR="00F232E2" w:rsidDel="006B2B19">
          <w:rPr>
            <w:sz w:val="24"/>
            <w:szCs w:val="24"/>
          </w:rPr>
          <w:delText xml:space="preserve">lab </w:delText>
        </w:r>
        <w:commentRangeEnd w:id="90"/>
        <w:r w:rsidR="00F232E2" w:rsidDel="006B2B19">
          <w:rPr>
            <w:rStyle w:val="CommentReference"/>
          </w:rPr>
          <w:commentReference w:id="90"/>
        </w:r>
      </w:del>
      <w:r w:rsidR="007731C9" w:rsidRPr="00FE4BF4">
        <w:rPr>
          <w:sz w:val="24"/>
          <w:szCs w:val="24"/>
        </w:rPr>
        <w:t xml:space="preserve">water chemistry files </w:t>
      </w:r>
      <w:proofErr w:type="gramStart"/>
      <w:r w:rsidR="007731C9" w:rsidRPr="00FE4BF4">
        <w:rPr>
          <w:sz w:val="24"/>
          <w:szCs w:val="24"/>
        </w:rPr>
        <w:t>are</w:t>
      </w:r>
      <w:proofErr w:type="gramEnd"/>
      <w:r w:rsidR="007731C9" w:rsidRPr="00FE4BF4">
        <w:rPr>
          <w:sz w:val="24"/>
          <w:szCs w:val="24"/>
        </w:rPr>
        <w:t xml:space="preserve"> formatted to be incorporated into the SQL database. This is the primary function of the project lead, but the data manager will help with troubleshooting and creating the R scripts. Once all files are processed, QA/QC can begin. </w:t>
      </w:r>
    </w:p>
    <w:p w14:paraId="3B89C7E5" w14:textId="14BF4A38" w:rsidR="00A212A9" w:rsidRPr="00FE4BF4" w:rsidRDefault="00000AFC" w:rsidP="00000AFC">
      <w:pPr>
        <w:rPr>
          <w:sz w:val="24"/>
          <w:szCs w:val="24"/>
        </w:rPr>
      </w:pPr>
      <w:r w:rsidRPr="00FE4BF4">
        <w:rPr>
          <w:sz w:val="24"/>
          <w:szCs w:val="24"/>
        </w:rPr>
        <w:t>We</w:t>
      </w:r>
      <w:r w:rsidR="001C17E4" w:rsidRPr="00FE4BF4">
        <w:rPr>
          <w:sz w:val="24"/>
          <w:szCs w:val="24"/>
        </w:rPr>
        <w:t xml:space="preserve"> are</w:t>
      </w:r>
      <w:r w:rsidRPr="00FE4BF4">
        <w:rPr>
          <w:sz w:val="24"/>
          <w:szCs w:val="24"/>
        </w:rPr>
        <w:t xml:space="preserve"> currently </w:t>
      </w:r>
      <w:r w:rsidR="001C17E4" w:rsidRPr="00FE4BF4">
        <w:rPr>
          <w:sz w:val="24"/>
          <w:szCs w:val="24"/>
        </w:rPr>
        <w:t xml:space="preserve">establishing a </w:t>
      </w:r>
      <w:r w:rsidRPr="00FE4BF4">
        <w:rPr>
          <w:sz w:val="24"/>
          <w:szCs w:val="24"/>
        </w:rPr>
        <w:t>workflow for completing QA/QC</w:t>
      </w:r>
      <w:r w:rsidR="001C17E4" w:rsidRPr="00FE4BF4">
        <w:rPr>
          <w:sz w:val="24"/>
          <w:szCs w:val="24"/>
        </w:rPr>
        <w:t>. A formal</w:t>
      </w:r>
      <w:r w:rsidRPr="00FE4BF4">
        <w:rPr>
          <w:sz w:val="24"/>
          <w:szCs w:val="24"/>
        </w:rPr>
        <w:t xml:space="preserve"> R script will need to be written for this protocol</w:t>
      </w:r>
      <w:r w:rsidR="001C17E4" w:rsidRPr="00FE4BF4">
        <w:rPr>
          <w:sz w:val="24"/>
          <w:szCs w:val="24"/>
        </w:rPr>
        <w:t xml:space="preserve"> for future QA/QC</w:t>
      </w:r>
      <w:r w:rsidRPr="00FE4BF4">
        <w:rPr>
          <w:sz w:val="24"/>
          <w:szCs w:val="24"/>
        </w:rPr>
        <w:t xml:space="preserve">. The </w:t>
      </w:r>
      <w:r w:rsidR="00D26279">
        <w:rPr>
          <w:sz w:val="24"/>
          <w:szCs w:val="24"/>
        </w:rPr>
        <w:t>p</w:t>
      </w:r>
      <w:r w:rsidR="00400C57" w:rsidRPr="00FE4BF4">
        <w:rPr>
          <w:sz w:val="24"/>
          <w:szCs w:val="24"/>
        </w:rPr>
        <w:t xml:space="preserve">roject </w:t>
      </w:r>
      <w:proofErr w:type="gramStart"/>
      <w:r w:rsidR="00D26279">
        <w:rPr>
          <w:sz w:val="24"/>
          <w:szCs w:val="24"/>
        </w:rPr>
        <w:t>l</w:t>
      </w:r>
      <w:r w:rsidR="00400C57" w:rsidRPr="00FE4BF4">
        <w:rPr>
          <w:sz w:val="24"/>
          <w:szCs w:val="24"/>
        </w:rPr>
        <w:t>ead</w:t>
      </w:r>
      <w:proofErr w:type="gramEnd"/>
      <w:r w:rsidRPr="00FE4BF4">
        <w:rPr>
          <w:sz w:val="24"/>
          <w:szCs w:val="24"/>
        </w:rPr>
        <w:t xml:space="preserve"> will work with the data manager to determine what QA/QC checks need to be done on the data and for assistance with developing the QA/QC R script. Once the script is created, this will become the primary responsibility for the </w:t>
      </w:r>
      <w:r w:rsidR="00D26279">
        <w:rPr>
          <w:sz w:val="24"/>
          <w:szCs w:val="24"/>
        </w:rPr>
        <w:t>p</w:t>
      </w:r>
      <w:r w:rsidR="00400C57" w:rsidRPr="00FE4BF4">
        <w:rPr>
          <w:sz w:val="24"/>
          <w:szCs w:val="24"/>
        </w:rPr>
        <w:t xml:space="preserve">roject </w:t>
      </w:r>
      <w:r w:rsidR="00D26279">
        <w:rPr>
          <w:sz w:val="24"/>
          <w:szCs w:val="24"/>
        </w:rPr>
        <w:t>l</w:t>
      </w:r>
      <w:r w:rsidR="00400C57" w:rsidRPr="00FE4BF4">
        <w:rPr>
          <w:sz w:val="24"/>
          <w:szCs w:val="24"/>
        </w:rPr>
        <w:t>ead</w:t>
      </w:r>
      <w:r w:rsidRPr="00FE4BF4">
        <w:rPr>
          <w:sz w:val="24"/>
          <w:szCs w:val="24"/>
        </w:rPr>
        <w:t>, although the data manager will assist with any troubleshooting.</w:t>
      </w:r>
      <w:r w:rsidR="00A212A9" w:rsidRPr="00FE4BF4">
        <w:rPr>
          <w:sz w:val="24"/>
          <w:szCs w:val="24"/>
        </w:rPr>
        <w:t xml:space="preserve"> After the </w:t>
      </w:r>
      <w:r w:rsidR="00D26279">
        <w:rPr>
          <w:sz w:val="24"/>
          <w:szCs w:val="24"/>
        </w:rPr>
        <w:t>p</w:t>
      </w:r>
      <w:r w:rsidR="00400C57" w:rsidRPr="00FE4BF4">
        <w:rPr>
          <w:sz w:val="24"/>
          <w:szCs w:val="24"/>
        </w:rPr>
        <w:t xml:space="preserve">roject </w:t>
      </w:r>
      <w:r w:rsidR="00D26279">
        <w:rPr>
          <w:sz w:val="24"/>
          <w:szCs w:val="24"/>
        </w:rPr>
        <w:t>l</w:t>
      </w:r>
      <w:r w:rsidR="00400C57" w:rsidRPr="00FE4BF4">
        <w:rPr>
          <w:sz w:val="24"/>
          <w:szCs w:val="24"/>
        </w:rPr>
        <w:t>ead</w:t>
      </w:r>
      <w:r w:rsidR="00A212A9" w:rsidRPr="00FE4BF4">
        <w:rPr>
          <w:sz w:val="24"/>
          <w:szCs w:val="24"/>
        </w:rPr>
        <w:t xml:space="preserve"> has completed QA/QC of the data, the data manager will validate the data by ensuring all errors have been accounted for and will upload the validated data </w:t>
      </w:r>
      <w:r w:rsidR="00FD2E5D" w:rsidRPr="00FE4BF4">
        <w:rPr>
          <w:sz w:val="24"/>
          <w:szCs w:val="24"/>
        </w:rPr>
        <w:t>i</w:t>
      </w:r>
      <w:r w:rsidR="00A212A9" w:rsidRPr="00FE4BF4">
        <w:rPr>
          <w:sz w:val="24"/>
          <w:szCs w:val="24"/>
        </w:rPr>
        <w:t xml:space="preserve">nto the </w:t>
      </w:r>
      <w:proofErr w:type="spellStart"/>
      <w:r w:rsidR="00A212A9" w:rsidRPr="00FE4BF4">
        <w:rPr>
          <w:sz w:val="24"/>
          <w:szCs w:val="24"/>
        </w:rPr>
        <w:t>SCPN_WaterQuality</w:t>
      </w:r>
      <w:proofErr w:type="spellEnd"/>
      <w:r w:rsidR="00A212A9" w:rsidRPr="00FE4BF4">
        <w:rPr>
          <w:sz w:val="24"/>
          <w:szCs w:val="24"/>
        </w:rPr>
        <w:t xml:space="preserve"> database on the Production instance of SQL server.</w:t>
      </w:r>
    </w:p>
    <w:p w14:paraId="4D2CD407" w14:textId="45B35BD1" w:rsidR="00000AFC" w:rsidRPr="00FE4BF4" w:rsidRDefault="00000AFC" w:rsidP="002D2224">
      <w:pPr>
        <w:pStyle w:val="Heading5"/>
        <w:rPr>
          <w:sz w:val="24"/>
          <w:szCs w:val="24"/>
        </w:rPr>
      </w:pPr>
      <w:r w:rsidRPr="00FE4BF4">
        <w:rPr>
          <w:sz w:val="24"/>
          <w:szCs w:val="24"/>
        </w:rPr>
        <w:t xml:space="preserve">QA/QC </w:t>
      </w:r>
      <w:r w:rsidR="00A212A9" w:rsidRPr="00FE4BF4">
        <w:rPr>
          <w:sz w:val="24"/>
          <w:szCs w:val="24"/>
        </w:rPr>
        <w:t xml:space="preserve">and validation of </w:t>
      </w:r>
      <w:r w:rsidRPr="00FE4BF4">
        <w:rPr>
          <w:sz w:val="24"/>
          <w:szCs w:val="24"/>
        </w:rPr>
        <w:t xml:space="preserve">continuous data – </w:t>
      </w:r>
      <w:r w:rsidR="00400C57" w:rsidRPr="00FE4BF4">
        <w:rPr>
          <w:sz w:val="24"/>
          <w:szCs w:val="24"/>
        </w:rPr>
        <w:t>Project Lead</w:t>
      </w:r>
      <w:r w:rsidRPr="00FE4BF4">
        <w:rPr>
          <w:sz w:val="24"/>
          <w:szCs w:val="24"/>
        </w:rPr>
        <w:t>, field crew lead, and data manager</w:t>
      </w:r>
    </w:p>
    <w:p w14:paraId="4BCEE9B5" w14:textId="403BE802" w:rsidR="00000AFC" w:rsidRPr="00C74B8C" w:rsidRDefault="3C8E5FB3" w:rsidP="00000AFC">
      <w:pPr>
        <w:rPr>
          <w:sz w:val="24"/>
          <w:szCs w:val="24"/>
        </w:rPr>
      </w:pPr>
      <w:r w:rsidRPr="00FE4BF4">
        <w:rPr>
          <w:sz w:val="24"/>
          <w:szCs w:val="24"/>
        </w:rPr>
        <w:t xml:space="preserve">QA/QC of the </w:t>
      </w:r>
      <w:r w:rsidR="00351CDC">
        <w:rPr>
          <w:sz w:val="24"/>
          <w:szCs w:val="24"/>
        </w:rPr>
        <w:t xml:space="preserve">continuous </w:t>
      </w:r>
      <w:r w:rsidRPr="00FE4BF4">
        <w:rPr>
          <w:sz w:val="24"/>
          <w:szCs w:val="24"/>
        </w:rPr>
        <w:t xml:space="preserve">data </w:t>
      </w:r>
      <w:r w:rsidR="1BCF7AB9" w:rsidRPr="00FE4BF4">
        <w:rPr>
          <w:sz w:val="24"/>
          <w:szCs w:val="24"/>
        </w:rPr>
        <w:t>is completed after each field visit</w:t>
      </w:r>
      <w:r w:rsidRPr="00FE4BF4">
        <w:rPr>
          <w:sz w:val="24"/>
          <w:szCs w:val="24"/>
        </w:rPr>
        <w:t>.</w:t>
      </w:r>
      <w:r w:rsidR="1BCF7AB9" w:rsidRPr="00FE4BF4">
        <w:rPr>
          <w:sz w:val="24"/>
          <w:szCs w:val="24"/>
        </w:rPr>
        <w:t xml:space="preserve"> The hydrologic technician uploads continuous data and discrete water temperature data into Aquarius and grades that period of the record. </w:t>
      </w:r>
      <w:r w:rsidRPr="00FE4BF4">
        <w:rPr>
          <w:sz w:val="24"/>
          <w:szCs w:val="24"/>
        </w:rPr>
        <w:t xml:space="preserve">The </w:t>
      </w:r>
      <w:r w:rsidR="1BCF7AB9" w:rsidRPr="00FE4BF4">
        <w:rPr>
          <w:sz w:val="24"/>
          <w:szCs w:val="24"/>
        </w:rPr>
        <w:t>hydrologic technician</w:t>
      </w:r>
      <w:r w:rsidRPr="00FE4BF4">
        <w:rPr>
          <w:sz w:val="24"/>
          <w:szCs w:val="24"/>
        </w:rPr>
        <w:t xml:space="preserve"> complete</w:t>
      </w:r>
      <w:r w:rsidR="1BCF7AB9" w:rsidRPr="00FE4BF4">
        <w:rPr>
          <w:sz w:val="24"/>
          <w:szCs w:val="24"/>
        </w:rPr>
        <w:t>s</w:t>
      </w:r>
      <w:r w:rsidRPr="00FE4BF4">
        <w:rPr>
          <w:sz w:val="24"/>
          <w:szCs w:val="24"/>
        </w:rPr>
        <w:t xml:space="preserve"> this step with </w:t>
      </w:r>
      <w:r w:rsidR="1BCF7AB9" w:rsidRPr="00FE4BF4">
        <w:rPr>
          <w:sz w:val="24"/>
          <w:szCs w:val="24"/>
        </w:rPr>
        <w:t xml:space="preserve">assistance from the </w:t>
      </w:r>
      <w:r w:rsidR="00351CDC">
        <w:rPr>
          <w:sz w:val="24"/>
          <w:szCs w:val="24"/>
        </w:rPr>
        <w:t>p</w:t>
      </w:r>
      <w:r w:rsidR="00400C57" w:rsidRPr="00C74B8C">
        <w:rPr>
          <w:sz w:val="24"/>
          <w:szCs w:val="24"/>
        </w:rPr>
        <w:t xml:space="preserve">roject </w:t>
      </w:r>
      <w:r w:rsidR="00351CDC">
        <w:rPr>
          <w:sz w:val="24"/>
          <w:szCs w:val="24"/>
        </w:rPr>
        <w:t>l</w:t>
      </w:r>
      <w:r w:rsidR="00400C57" w:rsidRPr="00C74B8C">
        <w:rPr>
          <w:sz w:val="24"/>
          <w:szCs w:val="24"/>
        </w:rPr>
        <w:t>ead</w:t>
      </w:r>
      <w:r w:rsidR="1BCF7AB9" w:rsidRPr="00C74B8C">
        <w:rPr>
          <w:sz w:val="24"/>
          <w:szCs w:val="24"/>
        </w:rPr>
        <w:t xml:space="preserve"> and data manager as needed.</w:t>
      </w:r>
    </w:p>
    <w:p w14:paraId="1B6CDB1F" w14:textId="09F8B6A4" w:rsidR="002D2224" w:rsidRPr="00C74B8C" w:rsidRDefault="002D2224" w:rsidP="002D2224">
      <w:pPr>
        <w:pStyle w:val="Heading4"/>
        <w:rPr>
          <w:sz w:val="24"/>
          <w:szCs w:val="24"/>
        </w:rPr>
      </w:pPr>
      <w:r w:rsidRPr="00C74B8C">
        <w:rPr>
          <w:sz w:val="24"/>
          <w:szCs w:val="24"/>
        </w:rPr>
        <w:lastRenderedPageBreak/>
        <w:t>Data analysis, reporting, and publication</w:t>
      </w:r>
    </w:p>
    <w:p w14:paraId="587274E5" w14:textId="65D05740" w:rsidR="00B64F23" w:rsidRPr="00C74B8C" w:rsidRDefault="225AB9B3" w:rsidP="00B64F23">
      <w:pPr>
        <w:pStyle w:val="Heading5"/>
        <w:rPr>
          <w:sz w:val="24"/>
          <w:szCs w:val="24"/>
        </w:rPr>
      </w:pPr>
      <w:r w:rsidRPr="00C74B8C">
        <w:rPr>
          <w:sz w:val="24"/>
          <w:szCs w:val="24"/>
        </w:rPr>
        <w:t xml:space="preserve">Data publication – </w:t>
      </w:r>
      <w:r w:rsidR="00400C57" w:rsidRPr="00C74B8C">
        <w:rPr>
          <w:sz w:val="24"/>
          <w:szCs w:val="24"/>
        </w:rPr>
        <w:t>Project Lead</w:t>
      </w:r>
      <w:r w:rsidR="00696ECC" w:rsidRPr="00C74B8C">
        <w:rPr>
          <w:sz w:val="24"/>
          <w:szCs w:val="24"/>
        </w:rPr>
        <w:t xml:space="preserve"> and </w:t>
      </w:r>
      <w:r w:rsidRPr="00C74B8C">
        <w:rPr>
          <w:sz w:val="24"/>
          <w:szCs w:val="24"/>
        </w:rPr>
        <w:t>data manager</w:t>
      </w:r>
    </w:p>
    <w:p w14:paraId="6453D780" w14:textId="7B09DB62" w:rsidR="00351CDC" w:rsidRPr="00B90089" w:rsidRDefault="00351CDC" w:rsidP="00351CDC">
      <w:pPr>
        <w:rPr>
          <w:sz w:val="24"/>
          <w:szCs w:val="24"/>
        </w:rPr>
      </w:pPr>
      <w:r w:rsidRPr="00F0537A">
        <w:rPr>
          <w:sz w:val="24"/>
          <w:szCs w:val="24"/>
        </w:rPr>
        <w:t xml:space="preserve">Data publication </w:t>
      </w:r>
      <w:r>
        <w:rPr>
          <w:sz w:val="24"/>
          <w:szCs w:val="24"/>
        </w:rPr>
        <w:t xml:space="preserve">of discrete data </w:t>
      </w:r>
      <w:r w:rsidRPr="00F0537A">
        <w:rPr>
          <w:sz w:val="24"/>
          <w:szCs w:val="24"/>
        </w:rPr>
        <w:t xml:space="preserve">will occur after data has undergone QA/QC and is validated by the data manager. Metadata for this protocol will need to be updated and formatted into EML. </w:t>
      </w:r>
      <w:r w:rsidRPr="00B90089">
        <w:rPr>
          <w:sz w:val="24"/>
          <w:szCs w:val="24"/>
        </w:rPr>
        <w:t xml:space="preserve">The data manager will collaborate with the </w:t>
      </w:r>
      <w:r>
        <w:rPr>
          <w:sz w:val="24"/>
          <w:szCs w:val="24"/>
        </w:rPr>
        <w:t>p</w:t>
      </w:r>
      <w:r w:rsidRPr="00B90089">
        <w:rPr>
          <w:sz w:val="24"/>
          <w:szCs w:val="24"/>
        </w:rPr>
        <w:t xml:space="preserve">roject </w:t>
      </w:r>
      <w:r>
        <w:rPr>
          <w:sz w:val="24"/>
          <w:szCs w:val="24"/>
        </w:rPr>
        <w:t>l</w:t>
      </w:r>
      <w:r w:rsidRPr="00B90089">
        <w:rPr>
          <w:sz w:val="24"/>
          <w:szCs w:val="24"/>
        </w:rPr>
        <w:t xml:space="preserve">ead to ensure the final data package is properly formatted using EML and that all data files are in a machine-readable format (CSV), as provided by the </w:t>
      </w:r>
      <w:r>
        <w:rPr>
          <w:sz w:val="24"/>
          <w:szCs w:val="24"/>
        </w:rPr>
        <w:t>p</w:t>
      </w:r>
      <w:r w:rsidRPr="00B90089">
        <w:rPr>
          <w:sz w:val="24"/>
          <w:szCs w:val="24"/>
        </w:rPr>
        <w:t xml:space="preserve">roject </w:t>
      </w:r>
      <w:r>
        <w:rPr>
          <w:sz w:val="24"/>
          <w:szCs w:val="24"/>
        </w:rPr>
        <w:t>l</w:t>
      </w:r>
      <w:r w:rsidRPr="00B90089">
        <w:rPr>
          <w:sz w:val="24"/>
          <w:szCs w:val="24"/>
        </w:rPr>
        <w:t>ead.</w:t>
      </w:r>
    </w:p>
    <w:p w14:paraId="7F7F25A9" w14:textId="3C4623A1" w:rsidR="00351CDC" w:rsidRDefault="00351CDC" w:rsidP="00351CDC">
      <w:pPr>
        <w:rPr>
          <w:sz w:val="24"/>
          <w:szCs w:val="24"/>
        </w:rPr>
      </w:pPr>
      <w:r w:rsidRPr="00F0537A">
        <w:rPr>
          <w:sz w:val="24"/>
          <w:szCs w:val="24"/>
        </w:rPr>
        <w:t xml:space="preserve">The data manager will certify the data by ensuring that the data package has been verified using NPS provided tools and that data files are the same as data in the Production instance of SQL server, excluding any formatting or protected data. The data manager will publish the data package on NPS Data Store after </w:t>
      </w:r>
      <w:proofErr w:type="gramStart"/>
      <w:r w:rsidRPr="00F0537A">
        <w:rPr>
          <w:sz w:val="24"/>
          <w:szCs w:val="24"/>
        </w:rPr>
        <w:t>review from</w:t>
      </w:r>
      <w:proofErr w:type="gramEnd"/>
      <w:r w:rsidRPr="00F0537A">
        <w:rPr>
          <w:sz w:val="24"/>
          <w:szCs w:val="24"/>
        </w:rPr>
        <w:t xml:space="preserve"> the </w:t>
      </w:r>
      <w:r>
        <w:rPr>
          <w:sz w:val="24"/>
          <w:szCs w:val="24"/>
        </w:rPr>
        <w:t>p</w:t>
      </w:r>
      <w:r w:rsidRPr="00F0537A">
        <w:rPr>
          <w:sz w:val="24"/>
          <w:szCs w:val="24"/>
        </w:rPr>
        <w:t xml:space="preserve">roject </w:t>
      </w:r>
      <w:r>
        <w:rPr>
          <w:sz w:val="24"/>
          <w:szCs w:val="24"/>
        </w:rPr>
        <w:t>l</w:t>
      </w:r>
      <w:r w:rsidRPr="00F0537A">
        <w:rPr>
          <w:sz w:val="24"/>
          <w:szCs w:val="24"/>
        </w:rPr>
        <w:t>ead and participating parks.</w:t>
      </w:r>
    </w:p>
    <w:p w14:paraId="4BD4AE45" w14:textId="77777777" w:rsidR="00351CDC" w:rsidRPr="00F0537A" w:rsidRDefault="00351CDC" w:rsidP="00351CDC">
      <w:pPr>
        <w:rPr>
          <w:sz w:val="24"/>
          <w:szCs w:val="24"/>
        </w:rPr>
      </w:pPr>
      <w:r>
        <w:rPr>
          <w:sz w:val="24"/>
          <w:szCs w:val="24"/>
        </w:rPr>
        <w:t xml:space="preserve">Continuous and discrete data in Aquarius will be released for public view after the project </w:t>
      </w:r>
      <w:proofErr w:type="gramStart"/>
      <w:r>
        <w:rPr>
          <w:sz w:val="24"/>
          <w:szCs w:val="24"/>
        </w:rPr>
        <w:t>lead</w:t>
      </w:r>
      <w:proofErr w:type="gramEnd"/>
      <w:r>
        <w:rPr>
          <w:sz w:val="24"/>
          <w:szCs w:val="24"/>
        </w:rPr>
        <w:t xml:space="preserve"> and data manager have approved the grades.</w:t>
      </w:r>
    </w:p>
    <w:p w14:paraId="5BE8A470" w14:textId="6404630E" w:rsidR="00000AFC" w:rsidRPr="00C74B8C" w:rsidRDefault="00000AFC" w:rsidP="00B64F23">
      <w:pPr>
        <w:pStyle w:val="Heading5"/>
        <w:rPr>
          <w:sz w:val="24"/>
          <w:szCs w:val="24"/>
        </w:rPr>
      </w:pPr>
      <w:r w:rsidRPr="00C74B8C">
        <w:rPr>
          <w:sz w:val="24"/>
          <w:szCs w:val="24"/>
        </w:rPr>
        <w:t xml:space="preserve">Data analysis/reporting – </w:t>
      </w:r>
      <w:r w:rsidR="00400C57" w:rsidRPr="00C74B8C">
        <w:rPr>
          <w:sz w:val="24"/>
          <w:szCs w:val="24"/>
        </w:rPr>
        <w:t>Project Lead</w:t>
      </w:r>
      <w:r w:rsidR="00696ECC" w:rsidRPr="00C74B8C">
        <w:rPr>
          <w:sz w:val="24"/>
          <w:szCs w:val="24"/>
        </w:rPr>
        <w:t xml:space="preserve">, </w:t>
      </w:r>
      <w:r w:rsidRPr="00C74B8C">
        <w:rPr>
          <w:sz w:val="24"/>
          <w:szCs w:val="24"/>
        </w:rPr>
        <w:t>data manager</w:t>
      </w:r>
      <w:r w:rsidR="66233CCD" w:rsidRPr="00C74B8C">
        <w:rPr>
          <w:sz w:val="24"/>
          <w:szCs w:val="24"/>
        </w:rPr>
        <w:t>, and GIS Specialist</w:t>
      </w:r>
    </w:p>
    <w:p w14:paraId="06F934CF" w14:textId="27CCE239" w:rsidR="00000AFC" w:rsidRPr="00C74B8C" w:rsidRDefault="00716CBA" w:rsidP="00000AFC">
      <w:pPr>
        <w:rPr>
          <w:sz w:val="24"/>
          <w:szCs w:val="24"/>
        </w:rPr>
      </w:pPr>
      <w:r>
        <w:rPr>
          <w:sz w:val="24"/>
          <w:szCs w:val="24"/>
        </w:rPr>
        <w:t>Exceedance value reporting to parks will occur annually beginning FY26</w:t>
      </w:r>
      <w:r w:rsidR="002867BB">
        <w:rPr>
          <w:sz w:val="24"/>
          <w:szCs w:val="24"/>
        </w:rPr>
        <w:t xml:space="preserve">. </w:t>
      </w:r>
      <w:r w:rsidR="00000AFC" w:rsidRPr="00C74B8C">
        <w:rPr>
          <w:sz w:val="24"/>
          <w:szCs w:val="24"/>
        </w:rPr>
        <w:t>Further discussions should be had regarding trend reports.</w:t>
      </w:r>
      <w:r w:rsidR="5069F43E" w:rsidRPr="00C74B8C">
        <w:rPr>
          <w:sz w:val="24"/>
          <w:szCs w:val="24"/>
        </w:rPr>
        <w:t xml:space="preserve"> The GIS Specialist performs spatial analyses </w:t>
      </w:r>
      <w:r w:rsidR="2E29095D" w:rsidRPr="00C74B8C">
        <w:rPr>
          <w:sz w:val="24"/>
          <w:szCs w:val="24"/>
        </w:rPr>
        <w:t xml:space="preserve">as needed </w:t>
      </w:r>
      <w:r w:rsidR="5069F43E" w:rsidRPr="00C74B8C">
        <w:rPr>
          <w:sz w:val="24"/>
          <w:szCs w:val="24"/>
        </w:rPr>
        <w:t>to support reporting efforts and develops maps for annual reporting. Additionally, they review annual summaries and reports to ensure the accuracy of spatial data and information.</w:t>
      </w:r>
    </w:p>
    <w:p w14:paraId="501390AE" w14:textId="77777777" w:rsidR="006F4077" w:rsidRPr="00C74B8C" w:rsidRDefault="006F4077" w:rsidP="00293324">
      <w:pPr>
        <w:rPr>
          <w:sz w:val="24"/>
          <w:szCs w:val="24"/>
        </w:rPr>
        <w:sectPr w:rsidR="006F4077" w:rsidRPr="00C74B8C" w:rsidSect="00F76749">
          <w:headerReference w:type="default" r:id="rId19"/>
          <w:pgSz w:w="15840" w:h="12240" w:orient="landscape"/>
          <w:pgMar w:top="1440" w:right="1440" w:bottom="1440" w:left="1440" w:header="720" w:footer="720" w:gutter="0"/>
          <w:cols w:space="720"/>
          <w:docGrid w:linePitch="360"/>
        </w:sectPr>
      </w:pPr>
    </w:p>
    <w:p w14:paraId="1837A4F2" w14:textId="46F6472F" w:rsidR="00714BF4" w:rsidRDefault="00714BF4" w:rsidP="00714BF4">
      <w:pPr>
        <w:pStyle w:val="Heading2"/>
      </w:pPr>
      <w:bookmarkStart w:id="94" w:name="_Toc223422605"/>
      <w:r>
        <w:lastRenderedPageBreak/>
        <w:t>Aquatic Macroinvertebrates</w:t>
      </w:r>
      <w:bookmarkEnd w:id="94"/>
    </w:p>
    <w:p w14:paraId="0C908F66" w14:textId="05BBA7A0" w:rsidR="003F24FA" w:rsidRPr="003F24FA" w:rsidRDefault="003F24FA" w:rsidP="002969AE">
      <w:pPr>
        <w:pStyle w:val="Heading3"/>
      </w:pPr>
      <w:bookmarkStart w:id="95" w:name="_Toc223422606"/>
      <w:r>
        <w:t xml:space="preserve">Ideal </w:t>
      </w:r>
      <w:r w:rsidR="006E3C9F">
        <w:t>Data Life Cycle</w:t>
      </w:r>
      <w:r>
        <w:t xml:space="preserve"> for </w:t>
      </w:r>
      <w:r w:rsidR="00B54A05">
        <w:t>Aquatic Macroinvertebrates</w:t>
      </w:r>
      <w:bookmarkEnd w:id="95"/>
    </w:p>
    <w:p w14:paraId="7B172663" w14:textId="132AE79C" w:rsidR="00714BF4" w:rsidRDefault="00BF5236" w:rsidP="00714BF4">
      <w:r>
        <w:rPr>
          <w:noProof/>
        </w:rPr>
        <w:drawing>
          <wp:inline distT="0" distB="0" distL="0" distR="0" wp14:anchorId="76BD74DF" wp14:editId="663F3EB6">
            <wp:extent cx="8229600" cy="3740785"/>
            <wp:effectExtent l="0" t="0" r="0" b="0"/>
            <wp:docPr id="1734530311" name="Picture 12"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30311" name="Picture 12" descr="Graphical user interfac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229600" cy="3740785"/>
                    </a:xfrm>
                    <a:prstGeom prst="rect">
                      <a:avLst/>
                    </a:prstGeom>
                  </pic:spPr>
                </pic:pic>
              </a:graphicData>
            </a:graphic>
          </wp:inline>
        </w:drawing>
      </w:r>
    </w:p>
    <w:p w14:paraId="0D5BB43A" w14:textId="22985CBE" w:rsidR="001706A1" w:rsidRPr="001706A1" w:rsidRDefault="006E3C9F" w:rsidP="001706A1">
      <w:pPr>
        <w:spacing w:after="0"/>
        <w:ind w:left="360"/>
      </w:pPr>
      <w:r w:rsidRPr="00F16E62">
        <w:t xml:space="preserve">Figure </w:t>
      </w:r>
      <w:r w:rsidR="00FA27AA">
        <w:t>1.</w:t>
      </w:r>
      <w:r>
        <w:t>3</w:t>
      </w:r>
      <w:r w:rsidRPr="00F16E62">
        <w:t xml:space="preserve">. This chart is a representation of the workflow for the </w:t>
      </w:r>
      <w:r>
        <w:t>Aquatic Macroinvertebrates</w:t>
      </w:r>
      <w:r w:rsidRPr="00F16E62">
        <w:t xml:space="preserve"> vital sign</w:t>
      </w:r>
      <w:r w:rsidR="001706A1" w:rsidRPr="001706A1">
        <w:t xml:space="preserve">. Tasks are colored coded according to the type of task, where data collection tasks </w:t>
      </w:r>
      <w:proofErr w:type="gramStart"/>
      <w:r w:rsidR="001706A1" w:rsidRPr="001706A1">
        <w:t>( blue</w:t>
      </w:r>
      <w:proofErr w:type="gramEnd"/>
      <w:r w:rsidR="001706A1" w:rsidRPr="001706A1">
        <w:t xml:space="preserve"> text), data entry and QA/Qc tasks (orange text), and data analysis, reporting, and publication tasks (purple text). Bars for each task are color coded according to status of the task. ‘</w:t>
      </w:r>
      <w:r w:rsidR="001706A1" w:rsidRPr="001706A1">
        <w:rPr>
          <w:i/>
          <w:iCs/>
        </w:rPr>
        <w:t>Operational’</w:t>
      </w:r>
      <w:r w:rsidR="001706A1" w:rsidRPr="001706A1">
        <w:t xml:space="preserve"> (dark blue): task </w:t>
      </w:r>
      <w:r w:rsidR="001706A1" w:rsidRPr="00EC0365">
        <w:t>is currently functioning but may require ongoing maintenance or minor updates</w:t>
      </w:r>
      <w:r w:rsidR="001706A1" w:rsidRPr="001706A1">
        <w:t xml:space="preserve">. </w:t>
      </w:r>
      <w:r w:rsidR="001706A1" w:rsidRPr="001706A1">
        <w:rPr>
          <w:i/>
          <w:iCs/>
        </w:rPr>
        <w:t>Highly variable (Lab):</w:t>
      </w:r>
      <w:r w:rsidR="001706A1" w:rsidRPr="001706A1">
        <w:t xml:space="preserve"> Task is subject to external variability or delays, often associated with laboratory timelines. Each task bar is labeled with the person(s) that </w:t>
      </w:r>
      <w:proofErr w:type="gramStart"/>
      <w:r w:rsidR="001706A1" w:rsidRPr="001706A1">
        <w:t>play</w:t>
      </w:r>
      <w:proofErr w:type="gramEnd"/>
      <w:r w:rsidR="001706A1" w:rsidRPr="001706A1">
        <w:t xml:space="preserve"> a role in completing the task, where FCL = Field Crew Lead, DMA = Data Manager Assistant, PL = Project Lead, and DM = Data Manager.</w:t>
      </w:r>
    </w:p>
    <w:p w14:paraId="3FBC5292" w14:textId="5CBDCB77" w:rsidR="003F24FA" w:rsidRDefault="004269B8" w:rsidP="001706A1">
      <w:pPr>
        <w:pStyle w:val="Heading3"/>
      </w:pPr>
      <w:bookmarkStart w:id="96" w:name="_Toc223422607"/>
      <w:r>
        <w:lastRenderedPageBreak/>
        <w:t>Task descriptions and Roles and Responsibilities</w:t>
      </w:r>
      <w:bookmarkEnd w:id="96"/>
    </w:p>
    <w:p w14:paraId="6F49E7A9" w14:textId="78C5C837" w:rsidR="006D6CC4" w:rsidRPr="00EC0365" w:rsidRDefault="006D6CC4" w:rsidP="006D6CC4">
      <w:pPr>
        <w:pStyle w:val="Heading4"/>
        <w:rPr>
          <w:sz w:val="24"/>
          <w:szCs w:val="24"/>
        </w:rPr>
      </w:pPr>
      <w:r w:rsidRPr="00EC0365">
        <w:rPr>
          <w:sz w:val="24"/>
          <w:szCs w:val="24"/>
        </w:rPr>
        <w:t>Data collection and preparation</w:t>
      </w:r>
    </w:p>
    <w:p w14:paraId="08341A6F" w14:textId="77777777" w:rsidR="00A212A9" w:rsidRPr="00EC0365" w:rsidRDefault="00A212A9" w:rsidP="006D6CC4">
      <w:pPr>
        <w:pStyle w:val="Heading5"/>
        <w:rPr>
          <w:sz w:val="24"/>
          <w:szCs w:val="24"/>
        </w:rPr>
      </w:pPr>
      <w:r w:rsidRPr="00EC0365">
        <w:rPr>
          <w:sz w:val="24"/>
          <w:szCs w:val="24"/>
        </w:rPr>
        <w:t>Field preparation/visits – Field crew lead and assistant data manager</w:t>
      </w:r>
    </w:p>
    <w:p w14:paraId="51E6D117" w14:textId="0718A908" w:rsidR="00A212A9" w:rsidRPr="00EC0365" w:rsidRDefault="00A212A9" w:rsidP="00A212A9">
      <w:pPr>
        <w:rPr>
          <w:sz w:val="24"/>
          <w:szCs w:val="24"/>
        </w:rPr>
      </w:pPr>
      <w:r w:rsidRPr="00EC0365">
        <w:rPr>
          <w:sz w:val="24"/>
          <w:szCs w:val="24"/>
        </w:rPr>
        <w:t>Field preparation/visits take place once per year</w:t>
      </w:r>
      <w:r w:rsidR="00B448A9" w:rsidRPr="00EC0365">
        <w:rPr>
          <w:sz w:val="24"/>
          <w:szCs w:val="24"/>
        </w:rPr>
        <w:t xml:space="preserve"> at each site</w:t>
      </w:r>
      <w:r w:rsidRPr="00EC0365">
        <w:rPr>
          <w:sz w:val="24"/>
          <w:szCs w:val="24"/>
        </w:rPr>
        <w:t>. Data Management field preparation consists of incorporating any changes, fixes, or updates to the Access field data entry application. The hydrologic technician packs all sampling gear required, ensures there are adequate spare loggers (temperature and Sonde loggers), and reviews the prior trip report for each park to ensure no gear is forgotten. During field visits, the hydrologic technician</w:t>
      </w:r>
      <w:r w:rsidR="00B4457D" w:rsidRPr="00EC0365">
        <w:rPr>
          <w:sz w:val="24"/>
          <w:szCs w:val="24"/>
        </w:rPr>
        <w:t xml:space="preserve"> records various discrete data into the field data entry Access application,</w:t>
      </w:r>
      <w:r w:rsidRPr="00EC0365">
        <w:rPr>
          <w:sz w:val="24"/>
          <w:szCs w:val="24"/>
        </w:rPr>
        <w:t xml:space="preserve"> retrieves logger data from Multi-parameter Sonde and temperature loggers</w:t>
      </w:r>
      <w:r w:rsidR="00B4457D" w:rsidRPr="00EC0365">
        <w:rPr>
          <w:sz w:val="24"/>
          <w:szCs w:val="24"/>
        </w:rPr>
        <w:t xml:space="preserve"> (water and air)</w:t>
      </w:r>
      <w:r w:rsidR="00616582" w:rsidRPr="00EC0365">
        <w:rPr>
          <w:sz w:val="24"/>
          <w:szCs w:val="24"/>
        </w:rPr>
        <w:t>,</w:t>
      </w:r>
      <w:r w:rsidR="00551E5A" w:rsidRPr="00EC0365">
        <w:rPr>
          <w:sz w:val="24"/>
          <w:szCs w:val="24"/>
        </w:rPr>
        <w:t xml:space="preserve"> and</w:t>
      </w:r>
      <w:r w:rsidRPr="00EC0365">
        <w:rPr>
          <w:sz w:val="24"/>
          <w:szCs w:val="24"/>
        </w:rPr>
        <w:t xml:space="preserve"> collects </w:t>
      </w:r>
      <w:r w:rsidR="00551E5A" w:rsidRPr="00EC0365">
        <w:rPr>
          <w:sz w:val="24"/>
          <w:szCs w:val="24"/>
        </w:rPr>
        <w:t>aquatic macroinvertebrate</w:t>
      </w:r>
      <w:r w:rsidRPr="00EC0365">
        <w:rPr>
          <w:sz w:val="24"/>
          <w:szCs w:val="24"/>
        </w:rPr>
        <w:t xml:space="preserve"> samples to ship to the lab. </w:t>
      </w:r>
    </w:p>
    <w:p w14:paraId="57556CA5" w14:textId="77777777" w:rsidR="00756B84" w:rsidRPr="00EC0365" w:rsidRDefault="00756B84" w:rsidP="00756B84">
      <w:pPr>
        <w:pStyle w:val="Heading5"/>
        <w:rPr>
          <w:sz w:val="24"/>
          <w:szCs w:val="24"/>
        </w:rPr>
      </w:pPr>
      <w:r w:rsidRPr="00EC0365">
        <w:rPr>
          <w:sz w:val="24"/>
          <w:szCs w:val="24"/>
        </w:rPr>
        <w:t>Geospatial data management – GIS Specialist</w:t>
      </w:r>
    </w:p>
    <w:p w14:paraId="44FDCAAF" w14:textId="131372E0" w:rsidR="00756B84" w:rsidRPr="00EC0365" w:rsidRDefault="00756B84" w:rsidP="067D2AC8">
      <w:pPr>
        <w:rPr>
          <w:rFonts w:ascii="Calibri" w:eastAsia="Calibri" w:hAnsi="Calibri" w:cs="Calibri"/>
          <w:sz w:val="24"/>
          <w:szCs w:val="24"/>
        </w:rPr>
      </w:pPr>
      <w:r w:rsidRPr="00EC0365">
        <w:rPr>
          <w:rFonts w:ascii="Calibri" w:eastAsia="Calibri" w:hAnsi="Calibri" w:cs="Calibri"/>
          <w:sz w:val="24"/>
          <w:szCs w:val="24"/>
        </w:rPr>
        <w:t xml:space="preserve">Aquatic macroinvertebrate site locations are managed by the GIS Specialist within an ESRI file geodatabase. The GIS Specialist is responsible for regularly updating site location information as needed, providing field maps, and supplying GPS units with site coordinates to ensure efficient navigation during fieldwork. They maintain location attribute information for each site and develop appropriate metadata documenting the spatial data </w:t>
      </w:r>
      <w:r w:rsidR="1350920A" w:rsidRPr="00EC0365">
        <w:rPr>
          <w:rFonts w:ascii="Calibri" w:eastAsia="Calibri" w:hAnsi="Calibri" w:cs="Calibri"/>
          <w:sz w:val="24"/>
          <w:szCs w:val="24"/>
        </w:rPr>
        <w:t>development</w:t>
      </w:r>
      <w:r w:rsidRPr="00EC0365">
        <w:rPr>
          <w:rFonts w:ascii="Calibri" w:eastAsia="Calibri" w:hAnsi="Calibri" w:cs="Calibri"/>
          <w:sz w:val="24"/>
          <w:szCs w:val="24"/>
        </w:rPr>
        <w:t xml:space="preserve"> processes to uphold data integrity and accessibility, conducting QA/QC checks and visual inspection to validate the accuracy of the spatial data.</w:t>
      </w:r>
    </w:p>
    <w:p w14:paraId="580F8994" w14:textId="462F2CF2" w:rsidR="006D6CC4" w:rsidRPr="00EC0365" w:rsidRDefault="006D6CC4" w:rsidP="006D6CC4">
      <w:pPr>
        <w:pStyle w:val="Heading4"/>
        <w:rPr>
          <w:sz w:val="24"/>
          <w:szCs w:val="24"/>
        </w:rPr>
      </w:pPr>
      <w:r w:rsidRPr="00EC0365">
        <w:rPr>
          <w:sz w:val="24"/>
          <w:szCs w:val="24"/>
        </w:rPr>
        <w:t>Data processing</w:t>
      </w:r>
    </w:p>
    <w:p w14:paraId="1EF0451C" w14:textId="77777777" w:rsidR="00A212A9" w:rsidRPr="00EC0365" w:rsidRDefault="00A212A9" w:rsidP="006D6CC4">
      <w:pPr>
        <w:pStyle w:val="Heading5"/>
        <w:rPr>
          <w:sz w:val="24"/>
          <w:szCs w:val="24"/>
        </w:rPr>
      </w:pPr>
      <w:r w:rsidRPr="00EC0365">
        <w:rPr>
          <w:sz w:val="24"/>
          <w:szCs w:val="24"/>
        </w:rPr>
        <w:t xml:space="preserve">Field data </w:t>
      </w:r>
      <w:proofErr w:type="gramStart"/>
      <w:r w:rsidRPr="00EC0365">
        <w:rPr>
          <w:sz w:val="24"/>
          <w:szCs w:val="24"/>
        </w:rPr>
        <w:t>entered into</w:t>
      </w:r>
      <w:proofErr w:type="gramEnd"/>
      <w:r w:rsidRPr="00EC0365">
        <w:rPr>
          <w:sz w:val="24"/>
          <w:szCs w:val="24"/>
        </w:rPr>
        <w:t xml:space="preserve"> SQL database – Field crew lead and assistant data manager</w:t>
      </w:r>
    </w:p>
    <w:p w14:paraId="3D591518" w14:textId="6A517007" w:rsidR="0098266C" w:rsidRPr="00EC0365" w:rsidRDefault="00CF4655" w:rsidP="00A212A9">
      <w:pPr>
        <w:rPr>
          <w:sz w:val="24"/>
          <w:szCs w:val="24"/>
        </w:rPr>
      </w:pPr>
      <w:r w:rsidRPr="00EC0365">
        <w:rPr>
          <w:sz w:val="24"/>
          <w:szCs w:val="24"/>
        </w:rPr>
        <w:t xml:space="preserve">Discrete field data are entered into the </w:t>
      </w:r>
      <w:proofErr w:type="spellStart"/>
      <w:r w:rsidRPr="00EC0365">
        <w:rPr>
          <w:sz w:val="24"/>
          <w:szCs w:val="24"/>
        </w:rPr>
        <w:t>AquaticMacro</w:t>
      </w:r>
      <w:proofErr w:type="spellEnd"/>
      <w:r w:rsidRPr="00EC0365">
        <w:rPr>
          <w:sz w:val="24"/>
          <w:szCs w:val="24"/>
        </w:rPr>
        <w:t xml:space="preserve"> </w:t>
      </w:r>
      <w:r w:rsidR="00E00E22" w:rsidRPr="00EC0365">
        <w:rPr>
          <w:sz w:val="24"/>
          <w:szCs w:val="24"/>
        </w:rPr>
        <w:t xml:space="preserve">Access </w:t>
      </w:r>
      <w:r w:rsidRPr="00EC0365">
        <w:rPr>
          <w:sz w:val="24"/>
          <w:szCs w:val="24"/>
        </w:rPr>
        <w:t xml:space="preserve">Field Entry Application during each field visit. </w:t>
      </w:r>
      <w:r w:rsidR="00EB42A5" w:rsidRPr="00EC0365">
        <w:rPr>
          <w:sz w:val="24"/>
          <w:szCs w:val="24"/>
        </w:rPr>
        <w:t xml:space="preserve">After each field visit, </w:t>
      </w:r>
      <w:r w:rsidR="00E00E22" w:rsidRPr="00EC0365">
        <w:rPr>
          <w:sz w:val="24"/>
          <w:szCs w:val="24"/>
        </w:rPr>
        <w:t>the back-end database is exported to the</w:t>
      </w:r>
      <w:r w:rsidR="009C41A6" w:rsidRPr="00EC0365">
        <w:rPr>
          <w:sz w:val="24"/>
          <w:szCs w:val="24"/>
        </w:rPr>
        <w:t xml:space="preserve"> common drive</w:t>
      </w:r>
      <w:r w:rsidR="00E00E22" w:rsidRPr="00EC0365">
        <w:rPr>
          <w:sz w:val="24"/>
          <w:szCs w:val="24"/>
        </w:rPr>
        <w:t xml:space="preserve"> server for </w:t>
      </w:r>
      <w:proofErr w:type="gramStart"/>
      <w:r w:rsidR="00E00E22" w:rsidRPr="00EC0365">
        <w:rPr>
          <w:sz w:val="24"/>
          <w:szCs w:val="24"/>
        </w:rPr>
        <w:t>safe keeping</w:t>
      </w:r>
      <w:proofErr w:type="gramEnd"/>
      <w:r w:rsidR="009C41A6" w:rsidRPr="00EC0365">
        <w:rPr>
          <w:sz w:val="24"/>
          <w:szCs w:val="24"/>
        </w:rPr>
        <w:t xml:space="preserve"> and eventually appended to the </w:t>
      </w:r>
      <w:r w:rsidR="1350920A" w:rsidRPr="00EC0365">
        <w:rPr>
          <w:sz w:val="24"/>
          <w:szCs w:val="24"/>
        </w:rPr>
        <w:t>Development</w:t>
      </w:r>
      <w:r w:rsidR="009C41A6" w:rsidRPr="00EC0365">
        <w:rPr>
          <w:sz w:val="24"/>
          <w:szCs w:val="24"/>
        </w:rPr>
        <w:t xml:space="preserve"> instance of SQL Server</w:t>
      </w:r>
      <w:r w:rsidR="00E00E22" w:rsidRPr="00EC0365">
        <w:rPr>
          <w:sz w:val="24"/>
          <w:szCs w:val="24"/>
        </w:rPr>
        <w:t xml:space="preserve">.  </w:t>
      </w:r>
      <w:r w:rsidR="00EB42A5" w:rsidRPr="00EC0365">
        <w:rPr>
          <w:sz w:val="24"/>
          <w:szCs w:val="24"/>
        </w:rPr>
        <w:t xml:space="preserve">Paper field datasheets are also available if the field </w:t>
      </w:r>
      <w:r w:rsidR="009C41A6" w:rsidRPr="00EC0365">
        <w:rPr>
          <w:sz w:val="24"/>
          <w:szCs w:val="24"/>
        </w:rPr>
        <w:t xml:space="preserve">tablets </w:t>
      </w:r>
      <w:r w:rsidR="00EB42A5" w:rsidRPr="00EC0365">
        <w:rPr>
          <w:sz w:val="24"/>
          <w:szCs w:val="24"/>
        </w:rPr>
        <w:t>are not operable</w:t>
      </w:r>
      <w:r w:rsidR="009C41A6" w:rsidRPr="00EC0365">
        <w:rPr>
          <w:sz w:val="24"/>
          <w:szCs w:val="24"/>
        </w:rPr>
        <w:t>, and the data later entered in the office</w:t>
      </w:r>
      <w:r w:rsidR="00EB42A5" w:rsidRPr="00EC0365">
        <w:rPr>
          <w:sz w:val="24"/>
          <w:szCs w:val="24"/>
        </w:rPr>
        <w:t xml:space="preserve">. </w:t>
      </w:r>
      <w:r w:rsidR="009C41A6" w:rsidRPr="00EC0365">
        <w:rPr>
          <w:sz w:val="24"/>
          <w:szCs w:val="24"/>
        </w:rPr>
        <w:t xml:space="preserve">Data entry </w:t>
      </w:r>
      <w:r w:rsidR="00A212A9" w:rsidRPr="00EC0365">
        <w:rPr>
          <w:sz w:val="24"/>
          <w:szCs w:val="24"/>
        </w:rPr>
        <w:t xml:space="preserve">is done by the hydrologic technician with help from the assistant data manager.  Future </w:t>
      </w:r>
      <w:r w:rsidR="1350920A" w:rsidRPr="00EC0365">
        <w:rPr>
          <w:sz w:val="24"/>
          <w:szCs w:val="24"/>
        </w:rPr>
        <w:t>development</w:t>
      </w:r>
      <w:r w:rsidR="00A212A9" w:rsidRPr="00EC0365">
        <w:rPr>
          <w:sz w:val="24"/>
          <w:szCs w:val="24"/>
        </w:rPr>
        <w:t xml:space="preserve"> will allow for the transfer of data from field tablets to </w:t>
      </w:r>
      <w:r w:rsidR="00EB42A5" w:rsidRPr="00EC0365">
        <w:rPr>
          <w:sz w:val="24"/>
          <w:szCs w:val="24"/>
        </w:rPr>
        <w:t xml:space="preserve">an </w:t>
      </w:r>
      <w:r w:rsidR="00A212A9" w:rsidRPr="00EC0365">
        <w:rPr>
          <w:sz w:val="24"/>
          <w:szCs w:val="24"/>
        </w:rPr>
        <w:t xml:space="preserve">Access </w:t>
      </w:r>
      <w:proofErr w:type="spellStart"/>
      <w:r w:rsidR="00EB42A5" w:rsidRPr="00EC0365">
        <w:rPr>
          <w:sz w:val="24"/>
          <w:szCs w:val="24"/>
        </w:rPr>
        <w:t>AquaticMacro</w:t>
      </w:r>
      <w:proofErr w:type="spellEnd"/>
      <w:r w:rsidR="00A212A9" w:rsidRPr="00EC0365">
        <w:rPr>
          <w:sz w:val="24"/>
          <w:szCs w:val="24"/>
        </w:rPr>
        <w:t xml:space="preserve"> Application to be loaded into a </w:t>
      </w:r>
      <w:r w:rsidR="1350920A" w:rsidRPr="00EC0365">
        <w:rPr>
          <w:sz w:val="24"/>
          <w:szCs w:val="24"/>
        </w:rPr>
        <w:t>Development</w:t>
      </w:r>
      <w:r w:rsidR="00A212A9" w:rsidRPr="00EC0365">
        <w:rPr>
          <w:sz w:val="24"/>
          <w:szCs w:val="24"/>
        </w:rPr>
        <w:t xml:space="preserve"> instance </w:t>
      </w:r>
      <w:r w:rsidR="009C41A6" w:rsidRPr="00EC0365">
        <w:rPr>
          <w:sz w:val="24"/>
          <w:szCs w:val="24"/>
        </w:rPr>
        <w:t xml:space="preserve">of </w:t>
      </w:r>
      <w:r w:rsidR="00A212A9" w:rsidRPr="00EC0365">
        <w:rPr>
          <w:sz w:val="24"/>
          <w:szCs w:val="24"/>
        </w:rPr>
        <w:t>SQL server</w:t>
      </w:r>
      <w:r w:rsidR="00EB42A5" w:rsidRPr="00EC0365">
        <w:rPr>
          <w:sz w:val="24"/>
          <w:szCs w:val="24"/>
        </w:rPr>
        <w:t xml:space="preserve">. </w:t>
      </w:r>
    </w:p>
    <w:p w14:paraId="163168E3" w14:textId="5962E77F" w:rsidR="006D6CC4" w:rsidRPr="00EC0365" w:rsidRDefault="02020059" w:rsidP="006D6CC4">
      <w:pPr>
        <w:pStyle w:val="Heading5"/>
        <w:rPr>
          <w:sz w:val="24"/>
          <w:szCs w:val="24"/>
        </w:rPr>
      </w:pPr>
      <w:r w:rsidRPr="00EC0365">
        <w:rPr>
          <w:sz w:val="24"/>
          <w:szCs w:val="24"/>
        </w:rPr>
        <w:t xml:space="preserve">QA/QC and validation of field (discrete) data – </w:t>
      </w:r>
      <w:r w:rsidR="30F3B8EF" w:rsidRPr="00EC0365">
        <w:rPr>
          <w:sz w:val="24"/>
          <w:szCs w:val="24"/>
        </w:rPr>
        <w:t>Project Lead</w:t>
      </w:r>
      <w:r w:rsidRPr="00EC0365">
        <w:rPr>
          <w:sz w:val="24"/>
          <w:szCs w:val="24"/>
        </w:rPr>
        <w:t xml:space="preserve"> and data manager</w:t>
      </w:r>
    </w:p>
    <w:p w14:paraId="75C0B7CE" w14:textId="2D44A8DA" w:rsidR="24780322" w:rsidRPr="00EC0365" w:rsidRDefault="00A212A9">
      <w:pPr>
        <w:rPr>
          <w:sz w:val="24"/>
          <w:szCs w:val="24"/>
        </w:rPr>
      </w:pPr>
      <w:r w:rsidRPr="00EC0365">
        <w:rPr>
          <w:sz w:val="24"/>
          <w:szCs w:val="24"/>
        </w:rPr>
        <w:t xml:space="preserve">QA/QC of the discrete data should be conducted once a year. </w:t>
      </w:r>
      <w:r w:rsidR="002D0474" w:rsidRPr="00EC0365">
        <w:rPr>
          <w:sz w:val="24"/>
          <w:szCs w:val="24"/>
        </w:rPr>
        <w:t>An</w:t>
      </w:r>
      <w:r w:rsidRPr="00EC0365">
        <w:rPr>
          <w:sz w:val="24"/>
          <w:szCs w:val="24"/>
        </w:rPr>
        <w:t xml:space="preserve"> R script </w:t>
      </w:r>
      <w:r w:rsidR="002D0474" w:rsidRPr="00EC0365">
        <w:rPr>
          <w:sz w:val="24"/>
          <w:szCs w:val="24"/>
        </w:rPr>
        <w:t>has been</w:t>
      </w:r>
      <w:r w:rsidRPr="00EC0365">
        <w:rPr>
          <w:sz w:val="24"/>
          <w:szCs w:val="24"/>
        </w:rPr>
        <w:t xml:space="preserve"> written for this protocol</w:t>
      </w:r>
      <w:r w:rsidR="002D0474" w:rsidRPr="00EC0365">
        <w:rPr>
          <w:sz w:val="24"/>
          <w:szCs w:val="24"/>
        </w:rPr>
        <w:t xml:space="preserve"> to perform QA/QC of the data</w:t>
      </w:r>
      <w:r w:rsidRPr="00EC0365">
        <w:rPr>
          <w:sz w:val="24"/>
          <w:szCs w:val="24"/>
        </w:rPr>
        <w:t xml:space="preserve">. </w:t>
      </w:r>
      <w:r w:rsidR="002D0474" w:rsidRPr="00EC0365">
        <w:rPr>
          <w:sz w:val="24"/>
          <w:szCs w:val="24"/>
        </w:rPr>
        <w:t>QA/QC</w:t>
      </w:r>
      <w:r w:rsidRPr="00EC0365">
        <w:rPr>
          <w:sz w:val="24"/>
          <w:szCs w:val="24"/>
        </w:rPr>
        <w:t xml:space="preserve"> </w:t>
      </w:r>
      <w:r w:rsidR="002D0474" w:rsidRPr="00EC0365">
        <w:rPr>
          <w:sz w:val="24"/>
          <w:szCs w:val="24"/>
        </w:rPr>
        <w:t>is</w:t>
      </w:r>
      <w:r w:rsidRPr="00EC0365">
        <w:rPr>
          <w:sz w:val="24"/>
          <w:szCs w:val="24"/>
        </w:rPr>
        <w:t xml:space="preserve"> the primary responsibility </w:t>
      </w:r>
      <w:r w:rsidR="002D0474" w:rsidRPr="00EC0365">
        <w:rPr>
          <w:sz w:val="24"/>
          <w:szCs w:val="24"/>
        </w:rPr>
        <w:t>of</w:t>
      </w:r>
      <w:r w:rsidRPr="00EC0365">
        <w:rPr>
          <w:sz w:val="24"/>
          <w:szCs w:val="24"/>
        </w:rPr>
        <w:t xml:space="preserve"> the </w:t>
      </w:r>
      <w:r w:rsidR="00400C57" w:rsidRPr="00EC0365">
        <w:rPr>
          <w:sz w:val="24"/>
          <w:szCs w:val="24"/>
        </w:rPr>
        <w:t>Project Lead</w:t>
      </w:r>
      <w:r w:rsidRPr="00EC0365">
        <w:rPr>
          <w:sz w:val="24"/>
          <w:szCs w:val="24"/>
        </w:rPr>
        <w:t>, although the data manager will assist with any troubleshooting</w:t>
      </w:r>
      <w:r w:rsidR="002D0474" w:rsidRPr="00EC0365">
        <w:rPr>
          <w:sz w:val="24"/>
          <w:szCs w:val="24"/>
        </w:rPr>
        <w:t xml:space="preserve"> and importing AM files</w:t>
      </w:r>
      <w:r w:rsidRPr="00EC0365">
        <w:rPr>
          <w:sz w:val="24"/>
          <w:szCs w:val="24"/>
        </w:rPr>
        <w:t xml:space="preserve">. After the </w:t>
      </w:r>
      <w:r w:rsidR="00400C57" w:rsidRPr="00EC0365">
        <w:rPr>
          <w:sz w:val="24"/>
          <w:szCs w:val="24"/>
        </w:rPr>
        <w:t>Project Lead</w:t>
      </w:r>
      <w:r w:rsidRPr="00EC0365">
        <w:rPr>
          <w:sz w:val="24"/>
          <w:szCs w:val="24"/>
        </w:rPr>
        <w:t xml:space="preserve"> has completed QA/QC of the data, the data manager will validate the data by ensuring all </w:t>
      </w:r>
      <w:r w:rsidRPr="00EC0365">
        <w:rPr>
          <w:sz w:val="24"/>
          <w:szCs w:val="24"/>
        </w:rPr>
        <w:lastRenderedPageBreak/>
        <w:t xml:space="preserve">errors have been accounted for and will upload the validated data </w:t>
      </w:r>
      <w:r w:rsidR="00074BDB" w:rsidRPr="00EC0365">
        <w:rPr>
          <w:sz w:val="24"/>
          <w:szCs w:val="24"/>
        </w:rPr>
        <w:t>i</w:t>
      </w:r>
      <w:r w:rsidRPr="00EC0365">
        <w:rPr>
          <w:sz w:val="24"/>
          <w:szCs w:val="24"/>
        </w:rPr>
        <w:t xml:space="preserve">nto the </w:t>
      </w:r>
      <w:proofErr w:type="spellStart"/>
      <w:r w:rsidRPr="00EC0365">
        <w:rPr>
          <w:sz w:val="24"/>
          <w:szCs w:val="24"/>
        </w:rPr>
        <w:t>SCPN_</w:t>
      </w:r>
      <w:r w:rsidR="002D0474" w:rsidRPr="00EC0365">
        <w:rPr>
          <w:sz w:val="24"/>
          <w:szCs w:val="24"/>
        </w:rPr>
        <w:t>AquaticMacro</w:t>
      </w:r>
      <w:proofErr w:type="spellEnd"/>
      <w:r w:rsidRPr="00EC0365">
        <w:rPr>
          <w:sz w:val="24"/>
          <w:szCs w:val="24"/>
        </w:rPr>
        <w:t xml:space="preserve"> database on the Production instance of SQL server.</w:t>
      </w:r>
      <w:r w:rsidR="24780322" w:rsidRPr="00EC0365">
        <w:rPr>
          <w:rFonts w:ascii="Calibri" w:eastAsia="Calibri" w:hAnsi="Calibri" w:cs="Calibri"/>
          <w:sz w:val="24"/>
          <w:szCs w:val="24"/>
        </w:rPr>
        <w:t xml:space="preserve"> </w:t>
      </w:r>
    </w:p>
    <w:p w14:paraId="2028CBBB" w14:textId="1C597680" w:rsidR="006D6CC4" w:rsidRPr="00EC0365" w:rsidRDefault="006D6CC4" w:rsidP="006D6CC4">
      <w:pPr>
        <w:pStyle w:val="Heading4"/>
        <w:rPr>
          <w:sz w:val="24"/>
          <w:szCs w:val="24"/>
        </w:rPr>
      </w:pPr>
      <w:r w:rsidRPr="00EC0365">
        <w:rPr>
          <w:sz w:val="24"/>
          <w:szCs w:val="24"/>
        </w:rPr>
        <w:t>Data analysis, reporting and publication</w:t>
      </w:r>
    </w:p>
    <w:p w14:paraId="54B1CDD3" w14:textId="4F7641BE" w:rsidR="00B64F23" w:rsidRPr="00EC0365" w:rsidRDefault="00B64F23" w:rsidP="00B64F23">
      <w:pPr>
        <w:pStyle w:val="Heading5"/>
        <w:rPr>
          <w:sz w:val="24"/>
          <w:szCs w:val="24"/>
        </w:rPr>
      </w:pPr>
      <w:r w:rsidRPr="00EC0365">
        <w:rPr>
          <w:sz w:val="24"/>
          <w:szCs w:val="24"/>
        </w:rPr>
        <w:t xml:space="preserve">Data publication – </w:t>
      </w:r>
      <w:r w:rsidR="00400C57" w:rsidRPr="00EC0365">
        <w:rPr>
          <w:sz w:val="24"/>
          <w:szCs w:val="24"/>
        </w:rPr>
        <w:t>Project Lead</w:t>
      </w:r>
      <w:r w:rsidRPr="00EC0365">
        <w:rPr>
          <w:sz w:val="24"/>
          <w:szCs w:val="24"/>
        </w:rPr>
        <w:t>/data manager</w:t>
      </w:r>
    </w:p>
    <w:p w14:paraId="4431F011" w14:textId="603201FC" w:rsidR="00B64F23" w:rsidRPr="00EC0365" w:rsidRDefault="00B64F23" w:rsidP="00B64F23">
      <w:pPr>
        <w:rPr>
          <w:sz w:val="24"/>
          <w:szCs w:val="24"/>
        </w:rPr>
      </w:pPr>
      <w:r w:rsidRPr="00EC0365">
        <w:rPr>
          <w:sz w:val="24"/>
          <w:szCs w:val="24"/>
        </w:rPr>
        <w:t xml:space="preserve">Data publication will occur after data has undergone QA/QC and is validated by the data manager. Metadata for this protocol has been updated and formatted into EML. The data manager will work with the </w:t>
      </w:r>
      <w:r w:rsidR="00400C57" w:rsidRPr="00EC0365">
        <w:rPr>
          <w:sz w:val="24"/>
          <w:szCs w:val="24"/>
        </w:rPr>
        <w:t>Project Lead</w:t>
      </w:r>
      <w:r w:rsidRPr="00EC0365">
        <w:rPr>
          <w:sz w:val="24"/>
          <w:szCs w:val="24"/>
        </w:rPr>
        <w:t xml:space="preserve"> to ensure the final data package is properly formatted using EML and data files are in machine-readable format (CSV), which will be provided by the </w:t>
      </w:r>
      <w:r w:rsidR="00400C57" w:rsidRPr="00EC0365">
        <w:rPr>
          <w:sz w:val="24"/>
          <w:szCs w:val="24"/>
        </w:rPr>
        <w:t>Project Lead</w:t>
      </w:r>
      <w:r w:rsidRPr="00EC0365">
        <w:rPr>
          <w:sz w:val="24"/>
          <w:szCs w:val="24"/>
        </w:rPr>
        <w:t xml:space="preserve">. The data manager will certify the data by ensuring that the data package has been verified using NPS provided tools and that data files are the same as data in the Production instance on SQL server, excluding any formatting or protected data. The data manager will publish the data package on NPS Data Store after </w:t>
      </w:r>
      <w:proofErr w:type="gramStart"/>
      <w:r w:rsidRPr="00EC0365">
        <w:rPr>
          <w:sz w:val="24"/>
          <w:szCs w:val="24"/>
        </w:rPr>
        <w:t>review</w:t>
      </w:r>
      <w:proofErr w:type="gramEnd"/>
      <w:r w:rsidRPr="00EC0365">
        <w:rPr>
          <w:sz w:val="24"/>
          <w:szCs w:val="24"/>
        </w:rPr>
        <w:t xml:space="preserve"> from the </w:t>
      </w:r>
      <w:r w:rsidR="00400C57" w:rsidRPr="00EC0365">
        <w:rPr>
          <w:sz w:val="24"/>
          <w:szCs w:val="24"/>
        </w:rPr>
        <w:t>Project Lead</w:t>
      </w:r>
      <w:r w:rsidRPr="00EC0365">
        <w:rPr>
          <w:sz w:val="24"/>
          <w:szCs w:val="24"/>
        </w:rPr>
        <w:t xml:space="preserve"> and participating parks</w:t>
      </w:r>
      <w:r w:rsidR="003A7CFC" w:rsidRPr="00EC0365">
        <w:rPr>
          <w:sz w:val="24"/>
          <w:szCs w:val="24"/>
        </w:rPr>
        <w:t>.</w:t>
      </w:r>
    </w:p>
    <w:p w14:paraId="55CEF34C" w14:textId="343EF1EF" w:rsidR="006D6CC4" w:rsidRPr="00EC0365" w:rsidRDefault="006D6CC4" w:rsidP="006D6CC4">
      <w:pPr>
        <w:pStyle w:val="Heading5"/>
        <w:rPr>
          <w:sz w:val="24"/>
          <w:szCs w:val="24"/>
        </w:rPr>
      </w:pPr>
      <w:r w:rsidRPr="00EC0365">
        <w:rPr>
          <w:sz w:val="24"/>
          <w:szCs w:val="24"/>
        </w:rPr>
        <w:t xml:space="preserve">Data analysis/reporting – </w:t>
      </w:r>
      <w:r w:rsidR="00400C57" w:rsidRPr="00EC0365">
        <w:rPr>
          <w:sz w:val="24"/>
          <w:szCs w:val="24"/>
        </w:rPr>
        <w:t>Project Lead</w:t>
      </w:r>
      <w:r w:rsidRPr="00EC0365">
        <w:rPr>
          <w:sz w:val="24"/>
          <w:szCs w:val="24"/>
        </w:rPr>
        <w:t>/data manager</w:t>
      </w:r>
      <w:r w:rsidR="30374EF5" w:rsidRPr="00EC0365">
        <w:rPr>
          <w:sz w:val="24"/>
          <w:szCs w:val="24"/>
        </w:rPr>
        <w:t>, and GIS Specialist</w:t>
      </w:r>
    </w:p>
    <w:p w14:paraId="2C30E4B3" w14:textId="77777777" w:rsidR="006274DF" w:rsidRDefault="00A212A9" w:rsidP="00A212A9">
      <w:pPr>
        <w:rPr>
          <w:ins w:id="97" w:author="Ploughe, Laura W" w:date="2026-03-03T09:25:00Z" w16du:dateUtc="2026-03-03T16:25:00Z"/>
          <w:sz w:val="24"/>
          <w:szCs w:val="24"/>
        </w:rPr>
        <w:sectPr w:rsidR="006274DF" w:rsidSect="00F76749">
          <w:headerReference w:type="default" r:id="rId21"/>
          <w:pgSz w:w="15840" w:h="12240" w:orient="landscape"/>
          <w:pgMar w:top="1440" w:right="1440" w:bottom="1440" w:left="1440" w:header="720" w:footer="720" w:gutter="0"/>
          <w:cols w:space="720"/>
          <w:docGrid w:linePitch="360"/>
        </w:sectPr>
      </w:pPr>
      <w:r w:rsidRPr="00EC0365">
        <w:rPr>
          <w:sz w:val="24"/>
          <w:szCs w:val="24"/>
        </w:rPr>
        <w:t>We should discuss what types of reports are expected moving forward, but at the minimum, data summaries should be completed. Further discussions should be had regarding trend reports.</w:t>
      </w:r>
      <w:r w:rsidR="5A6D2AC7" w:rsidRPr="00EC0365">
        <w:rPr>
          <w:sz w:val="24"/>
          <w:szCs w:val="24"/>
        </w:rPr>
        <w:t xml:space="preserve"> The GIS Specialist performs spatial analyses to support reporting efforts and develops maps for annual reporting. They review summaries and reports to verify the accuracy of spatial data and conduct QA/QC assessments on </w:t>
      </w:r>
      <w:r w:rsidR="7ADD16C5" w:rsidRPr="00EC0365">
        <w:rPr>
          <w:sz w:val="24"/>
          <w:szCs w:val="24"/>
        </w:rPr>
        <w:t>reported spatial</w:t>
      </w:r>
      <w:r w:rsidR="5A6D2AC7" w:rsidRPr="00EC0365">
        <w:rPr>
          <w:sz w:val="24"/>
          <w:szCs w:val="24"/>
        </w:rPr>
        <w:t xml:space="preserve"> information. Additionally, the GIS Specialist sources and compiles supplementary spatial </w:t>
      </w:r>
      <w:r w:rsidR="08F9EEC3" w:rsidRPr="00EC0365">
        <w:rPr>
          <w:sz w:val="24"/>
          <w:szCs w:val="24"/>
        </w:rPr>
        <w:t>data</w:t>
      </w:r>
      <w:r w:rsidR="5A6D2AC7" w:rsidRPr="00EC0365">
        <w:rPr>
          <w:sz w:val="24"/>
          <w:szCs w:val="24"/>
        </w:rPr>
        <w:t>—such as burn severity data, national hydrography data, digital elevation data, and local water use</w:t>
      </w:r>
      <w:r w:rsidR="5A6D2AC7">
        <w:t xml:space="preserve"> </w:t>
      </w:r>
      <w:r w:rsidR="5A6D2AC7" w:rsidRPr="00EC0365">
        <w:rPr>
          <w:sz w:val="24"/>
          <w:szCs w:val="24"/>
        </w:rPr>
        <w:t>data—to enhance analyses and reporting.</w:t>
      </w:r>
    </w:p>
    <w:p w14:paraId="64FB89DF" w14:textId="059DE962" w:rsidR="005C645B" w:rsidRDefault="005C645B" w:rsidP="00FA27AA">
      <w:pPr>
        <w:pStyle w:val="Heading1"/>
      </w:pPr>
      <w:bookmarkStart w:id="98" w:name="_Toc223422608"/>
      <w:r>
        <w:lastRenderedPageBreak/>
        <w:t>Birds</w:t>
      </w:r>
      <w:bookmarkEnd w:id="98"/>
    </w:p>
    <w:p w14:paraId="20E50F3F" w14:textId="76BD02E3" w:rsidR="005C645B" w:rsidRDefault="005C645B" w:rsidP="00FA27AA">
      <w:pPr>
        <w:pStyle w:val="Heading2"/>
      </w:pPr>
      <w:bookmarkStart w:id="99" w:name="_Toc223422609"/>
      <w:r>
        <w:t xml:space="preserve">Ideal </w:t>
      </w:r>
      <w:r w:rsidR="00FA4078">
        <w:t>Data Life Cycle for Birds</w:t>
      </w:r>
      <w:bookmarkEnd w:id="99"/>
    </w:p>
    <w:p w14:paraId="1EF9507A" w14:textId="116E27BE" w:rsidR="00FA27AA" w:rsidRDefault="007731C9" w:rsidP="00FA27AA">
      <w:r>
        <w:rPr>
          <w:noProof/>
        </w:rPr>
        <mc:AlternateContent>
          <mc:Choice Requires="wps">
            <w:drawing>
              <wp:anchor distT="0" distB="0" distL="114300" distR="114300" simplePos="0" relativeHeight="251658241" behindDoc="0" locked="0" layoutInCell="1" allowOverlap="1" wp14:anchorId="3A71DB32" wp14:editId="47E5B34C">
                <wp:simplePos x="0" y="0"/>
                <wp:positionH relativeFrom="column">
                  <wp:posOffset>6217920</wp:posOffset>
                </wp:positionH>
                <wp:positionV relativeFrom="paragraph">
                  <wp:posOffset>238760</wp:posOffset>
                </wp:positionV>
                <wp:extent cx="914400" cy="213360"/>
                <wp:effectExtent l="0" t="0" r="0" b="0"/>
                <wp:wrapNone/>
                <wp:docPr id="843959513" name="Rectangle 1"/>
                <wp:cNvGraphicFramePr/>
                <a:graphic xmlns:a="http://schemas.openxmlformats.org/drawingml/2006/main">
                  <a:graphicData uri="http://schemas.microsoft.com/office/word/2010/wordprocessingShape">
                    <wps:wsp>
                      <wps:cNvSpPr/>
                      <wps:spPr>
                        <a:xfrm>
                          <a:off x="0" y="0"/>
                          <a:ext cx="914400" cy="2133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AE8326" id="Rectangle 1" o:spid="_x0000_s1026" style="position:absolute;margin-left:489.6pt;margin-top:18.8pt;width:1in;height:16.8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" fillcolor="white [3212]" stroked="f" strokeweight="1pt"/>
            </w:pict>
          </mc:Fallback>
        </mc:AlternateContent>
      </w:r>
      <w:r w:rsidR="00FE33AD">
        <w:rPr>
          <w:noProof/>
        </w:rPr>
        <w:drawing>
          <wp:inline distT="0" distB="0" distL="0" distR="0" wp14:anchorId="273A84E6" wp14:editId="404A00D2">
            <wp:extent cx="8229600" cy="3165475"/>
            <wp:effectExtent l="0" t="0" r="0" b="0"/>
            <wp:docPr id="478906410" name="Picture 5"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06410" name="Picture 5" descr="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229600" cy="3165475"/>
                    </a:xfrm>
                    <a:prstGeom prst="rect">
                      <a:avLst/>
                    </a:prstGeom>
                  </pic:spPr>
                </pic:pic>
              </a:graphicData>
            </a:graphic>
          </wp:inline>
        </w:drawing>
      </w:r>
    </w:p>
    <w:p w14:paraId="59351E2A" w14:textId="17C7BCBA" w:rsidR="00FA27AA" w:rsidRPr="00057C1F" w:rsidRDefault="00FA27AA" w:rsidP="00FA27AA">
      <w:pPr>
        <w:rPr>
          <w:i/>
          <w:iCs/>
        </w:rPr>
      </w:pPr>
      <w:r w:rsidRPr="00057C1F">
        <w:rPr>
          <w:i/>
          <w:iCs/>
        </w:rPr>
        <w:t xml:space="preserve">Figure 2.1 This chart is a representation of the workflow for the Birds vital sign. Tasks are colored coded according to the type of task, where data collection tasks are in blue text, data entry and QA/Qc tasks are in orange text, and data analysis, reporting, and publication tasks are in purple text. Bars for each task are color coded according to status of the task. Tasks that fall in the ‘Needs to be updated’ category are completed in some capacity but there is a significant </w:t>
      </w:r>
      <w:proofErr w:type="gramStart"/>
      <w:r w:rsidRPr="00057C1F">
        <w:rPr>
          <w:i/>
          <w:iCs/>
        </w:rPr>
        <w:t>amount</w:t>
      </w:r>
      <w:proofErr w:type="gramEnd"/>
      <w:r w:rsidRPr="00057C1F">
        <w:rPr>
          <w:i/>
          <w:iCs/>
        </w:rPr>
        <w:t xml:space="preserve"> work to be done to make these tasks operational; these tasks are represented by orange bars. ‘Outstanding’ tasks have not yet been completed and require the most amount of work to become operational. ‘Operational’ tasks are currently working but may still require updating and general upkeep. These tasks are represented by blue bars. Each task bar is labeled with the person(s) that </w:t>
      </w:r>
      <w:proofErr w:type="gramStart"/>
      <w:r w:rsidRPr="00057C1F">
        <w:rPr>
          <w:i/>
          <w:iCs/>
        </w:rPr>
        <w:t>play</w:t>
      </w:r>
      <w:proofErr w:type="gramEnd"/>
      <w:r w:rsidRPr="00057C1F">
        <w:rPr>
          <w:i/>
          <w:iCs/>
        </w:rPr>
        <w:t xml:space="preserve"> a role in completing the task, where FCL = Field Crew Lead, DMA = Data Manager Assistant, </w:t>
      </w:r>
      <w:r w:rsidR="00400C57">
        <w:rPr>
          <w:i/>
          <w:iCs/>
        </w:rPr>
        <w:t>PL</w:t>
      </w:r>
      <w:r w:rsidRPr="00057C1F">
        <w:rPr>
          <w:i/>
          <w:iCs/>
        </w:rPr>
        <w:t xml:space="preserve"> = </w:t>
      </w:r>
      <w:r w:rsidR="00400C57">
        <w:rPr>
          <w:i/>
          <w:iCs/>
        </w:rPr>
        <w:t>Project Lead</w:t>
      </w:r>
      <w:r w:rsidRPr="00057C1F">
        <w:rPr>
          <w:i/>
          <w:iCs/>
        </w:rPr>
        <w:t>, DM = Data Manager, GIS = GIS specialist, and IBP = Institute for Bird Populations.</w:t>
      </w:r>
    </w:p>
    <w:p w14:paraId="2E7D4B75" w14:textId="6D727A02" w:rsidR="005C645B" w:rsidRDefault="004269B8" w:rsidP="00FA27AA">
      <w:pPr>
        <w:pStyle w:val="Heading2"/>
      </w:pPr>
      <w:bookmarkStart w:id="100" w:name="_Toc223422610"/>
      <w:r>
        <w:lastRenderedPageBreak/>
        <w:t>Task descriptions and Roles and Responsibilities</w:t>
      </w:r>
      <w:bookmarkEnd w:id="100"/>
    </w:p>
    <w:p w14:paraId="5BD9FB0E" w14:textId="05A7EF1A" w:rsidR="00FF2842" w:rsidRPr="00FF2842" w:rsidRDefault="00FF2842" w:rsidP="00FF2842">
      <w:pPr>
        <w:pStyle w:val="Heading3"/>
      </w:pPr>
      <w:bookmarkStart w:id="101" w:name="_Toc223422611"/>
      <w:r>
        <w:t>Data collection and preparation</w:t>
      </w:r>
      <w:bookmarkEnd w:id="101"/>
    </w:p>
    <w:p w14:paraId="17C4A23F" w14:textId="6608DEEA" w:rsidR="005C645B" w:rsidRDefault="005C645B" w:rsidP="00FF2842">
      <w:pPr>
        <w:pStyle w:val="Heading4"/>
      </w:pPr>
      <w:r>
        <w:t xml:space="preserve">Field Crew Hiring – </w:t>
      </w:r>
      <w:r w:rsidR="00400C57">
        <w:t>Project Lead</w:t>
      </w:r>
      <w:r>
        <w:t xml:space="preserve"> and </w:t>
      </w:r>
      <w:r w:rsidR="006C33D7">
        <w:t xml:space="preserve">other </w:t>
      </w:r>
      <w:r>
        <w:t>IBP staff</w:t>
      </w:r>
    </w:p>
    <w:p w14:paraId="7C82F587" w14:textId="644FDDE3" w:rsidR="005C645B" w:rsidRDefault="005C645B" w:rsidP="005C645B">
      <w:r>
        <w:t>Field crew hiring involves updating position descriptions for Field Crew Lead and Field Crew, distributing position description, review of candidates, interview, selection of staff, and onboarding.</w:t>
      </w:r>
    </w:p>
    <w:p w14:paraId="23A35D67" w14:textId="175F22FA" w:rsidR="005C645B" w:rsidRDefault="005C645B" w:rsidP="00FF2842">
      <w:pPr>
        <w:pStyle w:val="Heading4"/>
      </w:pPr>
      <w:r>
        <w:t xml:space="preserve">Permitting and reporting – </w:t>
      </w:r>
      <w:r w:rsidR="00400C57">
        <w:t>Project Lead</w:t>
      </w:r>
      <w:r>
        <w:t xml:space="preserve"> and assistant data manager</w:t>
      </w:r>
      <w:r w:rsidR="2A6BCF74">
        <w:t>, and GIS Specialist</w:t>
      </w:r>
    </w:p>
    <w:p w14:paraId="4D430A2A" w14:textId="38D75D02" w:rsidR="005C645B" w:rsidRPr="005C645B" w:rsidRDefault="005C645B" w:rsidP="65FF9C2C">
      <w:pPr>
        <w:spacing w:line="257" w:lineRule="auto"/>
        <w:rPr>
          <w:rFonts w:ascii="Calibri" w:eastAsia="Calibri" w:hAnsi="Calibri" w:cs="Calibri"/>
        </w:rPr>
      </w:pPr>
      <w:r>
        <w:t>Permitting involves obtaining species lists and detections at each park, completing Investigator Annual Reports (IAR), and submitting research permit application at 6 parks.</w:t>
      </w:r>
      <w:r w:rsidR="72AE5CF3">
        <w:t xml:space="preserve"> </w:t>
      </w:r>
      <w:r w:rsidR="72AE5CF3" w:rsidRPr="65FF9C2C">
        <w:rPr>
          <w:rFonts w:ascii="Calibri" w:eastAsia="Calibri" w:hAnsi="Calibri" w:cs="Calibri"/>
        </w:rPr>
        <w:t xml:space="preserve">GIS Specialist </w:t>
      </w:r>
      <w:proofErr w:type="gramStart"/>
      <w:r w:rsidR="72AE5CF3" w:rsidRPr="65FF9C2C">
        <w:rPr>
          <w:rFonts w:ascii="Calibri" w:eastAsia="Calibri" w:hAnsi="Calibri" w:cs="Calibri"/>
        </w:rPr>
        <w:t>develops</w:t>
      </w:r>
      <w:proofErr w:type="gramEnd"/>
      <w:r w:rsidR="72AE5CF3" w:rsidRPr="65FF9C2C">
        <w:rPr>
          <w:rFonts w:ascii="Calibri" w:eastAsia="Calibri" w:hAnsi="Calibri" w:cs="Calibri"/>
        </w:rPr>
        <w:t xml:space="preserve"> maps of site locations and list of site coordinates to accompany permit application.</w:t>
      </w:r>
    </w:p>
    <w:p w14:paraId="5E248951" w14:textId="65265903" w:rsidR="005C645B" w:rsidRDefault="005C645B" w:rsidP="00FF2842">
      <w:pPr>
        <w:pStyle w:val="Heading4"/>
      </w:pPr>
      <w:r>
        <w:t xml:space="preserve">Field preparation – </w:t>
      </w:r>
      <w:r w:rsidR="00400C57">
        <w:t>Project Lead</w:t>
      </w:r>
      <w:r>
        <w:t>, assistant data manager, and GIS specialist</w:t>
      </w:r>
    </w:p>
    <w:p w14:paraId="3AB4C723" w14:textId="592AFED0" w:rsidR="005C645B" w:rsidRDefault="00CF6210" w:rsidP="65FF9C2C">
      <w:pPr>
        <w:rPr>
          <w:rFonts w:ascii="Calibri" w:eastAsia="Calibri" w:hAnsi="Calibri" w:cs="Calibri"/>
        </w:rPr>
      </w:pPr>
      <w:r>
        <w:t xml:space="preserve">After hiring staff, the </w:t>
      </w:r>
      <w:r w:rsidR="00400C57">
        <w:t>Project Lead</w:t>
      </w:r>
      <w:r>
        <w:t xml:space="preserve"> finds </w:t>
      </w:r>
      <w:r w:rsidR="005C645B">
        <w:t xml:space="preserve">crew </w:t>
      </w:r>
      <w:proofErr w:type="gramStart"/>
      <w:r w:rsidR="005C645B">
        <w:t>accommodations</w:t>
      </w:r>
      <w:proofErr w:type="gramEnd"/>
      <w:r w:rsidR="005C645B">
        <w:t xml:space="preserve"> in Flagstaff, purchas</w:t>
      </w:r>
      <w:r>
        <w:t>es</w:t>
      </w:r>
      <w:r w:rsidR="005C645B">
        <w:t xml:space="preserve"> field gear for the crew, </w:t>
      </w:r>
      <w:r>
        <w:t xml:space="preserve">and conducts online review sessions with field crew, finalizes field schedule and logistics, and </w:t>
      </w:r>
      <w:proofErr w:type="gramStart"/>
      <w:r>
        <w:t>print</w:t>
      </w:r>
      <w:proofErr w:type="gramEnd"/>
      <w:r>
        <w:t xml:space="preserve"> field data collection sheets. </w:t>
      </w:r>
      <w:r w:rsidR="00400C57">
        <w:t>Project Lead</w:t>
      </w:r>
      <w:r>
        <w:t xml:space="preserve"> works with GIS specialist to produce paper and digital maps of survey transects and prepare and update GPS units for field crew. </w:t>
      </w:r>
      <w:r w:rsidR="00400C57">
        <w:t>Project Lead</w:t>
      </w:r>
      <w:r>
        <w:t xml:space="preserve"> works with the assistant data manager to prepare field tablets (IT components and uploading maps and photos) and produce navigational </w:t>
      </w:r>
      <w:proofErr w:type="gramStart"/>
      <w:r>
        <w:t>report</w:t>
      </w:r>
      <w:proofErr w:type="gramEnd"/>
      <w:r>
        <w:t xml:space="preserve"> and task </w:t>
      </w:r>
      <w:proofErr w:type="gramStart"/>
      <w:r>
        <w:t>list</w:t>
      </w:r>
      <w:proofErr w:type="gramEnd"/>
      <w:r>
        <w:t xml:space="preserve"> for </w:t>
      </w:r>
      <w:proofErr w:type="gramStart"/>
      <w:r>
        <w:t>the field</w:t>
      </w:r>
      <w:proofErr w:type="gramEnd"/>
      <w:r>
        <w:t xml:space="preserve"> visits. </w:t>
      </w:r>
      <w:r w:rsidR="00400C57">
        <w:t>Project Lead</w:t>
      </w:r>
      <w:r>
        <w:t xml:space="preserve"> prepares Automated Recording Units (ARU; </w:t>
      </w:r>
      <w:proofErr w:type="spellStart"/>
      <w:r>
        <w:t>AudioMoth</w:t>
      </w:r>
      <w:proofErr w:type="spellEnd"/>
      <w:r>
        <w:t xml:space="preserve"> loggers) for field deployment</w:t>
      </w:r>
      <w:r w:rsidR="00D3110A">
        <w:t>.</w:t>
      </w:r>
      <w:r w:rsidR="58DDA753">
        <w:t xml:space="preserve"> </w:t>
      </w:r>
      <w:r w:rsidR="58DDA753" w:rsidRPr="65FF9C2C">
        <w:rPr>
          <w:rFonts w:ascii="Calibri" w:eastAsia="Calibri" w:hAnsi="Calibri" w:cs="Calibri"/>
        </w:rPr>
        <w:t xml:space="preserve">The GIS Specialist creates a grid of Acoustic Recording Unit (ARU) site locations </w:t>
      </w:r>
      <w:r w:rsidR="358E725C" w:rsidRPr="65FF9C2C">
        <w:rPr>
          <w:rFonts w:ascii="Calibri" w:eastAsia="Calibri" w:hAnsi="Calibri" w:cs="Calibri"/>
        </w:rPr>
        <w:t>based on</w:t>
      </w:r>
      <w:r w:rsidR="58DDA753" w:rsidRPr="65FF9C2C">
        <w:rPr>
          <w:rFonts w:ascii="Calibri" w:eastAsia="Calibri" w:hAnsi="Calibri" w:cs="Calibri"/>
        </w:rPr>
        <w:t xml:space="preserve"> the criteria set by the </w:t>
      </w:r>
      <w:r w:rsidR="00400C57">
        <w:rPr>
          <w:rFonts w:ascii="Calibri" w:eastAsia="Calibri" w:hAnsi="Calibri" w:cs="Calibri"/>
        </w:rPr>
        <w:t>Project Lead</w:t>
      </w:r>
      <w:r w:rsidR="58DDA753" w:rsidRPr="65FF9C2C">
        <w:rPr>
          <w:rFonts w:ascii="Calibri" w:eastAsia="Calibri" w:hAnsi="Calibri" w:cs="Calibri"/>
        </w:rPr>
        <w:t xml:space="preserve">, </w:t>
      </w:r>
      <w:r w:rsidR="2150232F" w:rsidRPr="65FF9C2C">
        <w:rPr>
          <w:rFonts w:ascii="Calibri" w:eastAsia="Calibri" w:hAnsi="Calibri" w:cs="Calibri"/>
        </w:rPr>
        <w:t>develops</w:t>
      </w:r>
      <w:r w:rsidR="58DDA753" w:rsidRPr="65FF9C2C">
        <w:rPr>
          <w:rFonts w:ascii="Calibri" w:eastAsia="Calibri" w:hAnsi="Calibri" w:cs="Calibri"/>
        </w:rPr>
        <w:t xml:space="preserve"> field maps, and manages </w:t>
      </w:r>
      <w:r w:rsidR="45C929DE" w:rsidRPr="65FF9C2C">
        <w:rPr>
          <w:rFonts w:ascii="Calibri" w:eastAsia="Calibri" w:hAnsi="Calibri" w:cs="Calibri"/>
        </w:rPr>
        <w:t xml:space="preserve">the </w:t>
      </w:r>
      <w:r w:rsidR="58DDA753" w:rsidRPr="65FF9C2C">
        <w:rPr>
          <w:rFonts w:ascii="Calibri" w:eastAsia="Calibri" w:hAnsi="Calibri" w:cs="Calibri"/>
        </w:rPr>
        <w:t xml:space="preserve">upload and download of </w:t>
      </w:r>
      <w:r w:rsidR="6C89383B" w:rsidRPr="65FF9C2C">
        <w:rPr>
          <w:rFonts w:ascii="Calibri" w:eastAsia="Calibri" w:hAnsi="Calibri" w:cs="Calibri"/>
        </w:rPr>
        <w:t>coordinate</w:t>
      </w:r>
      <w:r w:rsidR="58DDA753" w:rsidRPr="65FF9C2C">
        <w:rPr>
          <w:rFonts w:ascii="Calibri" w:eastAsia="Calibri" w:hAnsi="Calibri" w:cs="Calibri"/>
        </w:rPr>
        <w:t xml:space="preserve"> data on GPS units.</w:t>
      </w:r>
    </w:p>
    <w:p w14:paraId="7D8260D2" w14:textId="45395EED" w:rsidR="00057C1F" w:rsidRPr="005C645B" w:rsidRDefault="00057C1F" w:rsidP="65FF9C2C">
      <w:pPr>
        <w:rPr>
          <w:rFonts w:ascii="Calibri" w:eastAsia="Calibri" w:hAnsi="Calibri" w:cs="Calibri"/>
        </w:rPr>
      </w:pPr>
      <w:r>
        <w:rPr>
          <w:rFonts w:ascii="Calibri" w:eastAsia="Calibri" w:hAnsi="Calibri" w:cs="Calibri"/>
        </w:rPr>
        <w:t xml:space="preserve">Although field data are not entered into the Access database until completion of the field season, the </w:t>
      </w:r>
      <w:r w:rsidR="00400C57">
        <w:rPr>
          <w:rFonts w:ascii="Calibri" w:eastAsia="Calibri" w:hAnsi="Calibri" w:cs="Calibri"/>
        </w:rPr>
        <w:t>Project Lead</w:t>
      </w:r>
      <w:r>
        <w:rPr>
          <w:rFonts w:ascii="Calibri" w:eastAsia="Calibri" w:hAnsi="Calibri" w:cs="Calibri"/>
        </w:rPr>
        <w:t xml:space="preserve"> works with the assistant data manager before the field season to prepare the Access Bird data entry application for use immediately </w:t>
      </w:r>
      <w:r w:rsidR="00206BBF">
        <w:rPr>
          <w:rFonts w:ascii="Calibri" w:eastAsia="Calibri" w:hAnsi="Calibri" w:cs="Calibri"/>
        </w:rPr>
        <w:t>after the field season ends</w:t>
      </w:r>
      <w:r>
        <w:rPr>
          <w:rFonts w:ascii="Calibri" w:eastAsia="Calibri" w:hAnsi="Calibri" w:cs="Calibri"/>
        </w:rPr>
        <w:t>.</w:t>
      </w:r>
    </w:p>
    <w:p w14:paraId="4A0D286D" w14:textId="0020FE71" w:rsidR="00D3110A" w:rsidRDefault="00D3110A" w:rsidP="00FF2842">
      <w:pPr>
        <w:pStyle w:val="Heading4"/>
      </w:pPr>
      <w:r>
        <w:t xml:space="preserve">Field training – </w:t>
      </w:r>
      <w:r w:rsidR="00400C57">
        <w:t>Project Lead</w:t>
      </w:r>
      <w:r>
        <w:t xml:space="preserve"> and IBP staff</w:t>
      </w:r>
    </w:p>
    <w:p w14:paraId="75D4CAEA" w14:textId="025F9C9B" w:rsidR="00D3110A" w:rsidRDefault="00D3110A" w:rsidP="00D3110A">
      <w:r>
        <w:t xml:space="preserve">Field training is a 3-week, in-person training with field crew (1 lead and 3 technicians) and IBP staff that consists of field visits and review sessions to learn bird songs and habitat classifications, review of field protocol and safety procedures, camping/backing training, review of GPS/tablet use. The science communicator trains on outreach and communication with the </w:t>
      </w:r>
      <w:proofErr w:type="gramStart"/>
      <w:r>
        <w:t>general public</w:t>
      </w:r>
      <w:proofErr w:type="gramEnd"/>
      <w:r>
        <w:t xml:space="preserve">. Field crew is tested on identification skills by sight and sound at the end of training and cannot collect field data unless they pass. </w:t>
      </w:r>
    </w:p>
    <w:p w14:paraId="24098611" w14:textId="5141C185" w:rsidR="00D3110A" w:rsidRDefault="00D3110A" w:rsidP="00FF2842">
      <w:pPr>
        <w:pStyle w:val="Heading4"/>
      </w:pPr>
      <w:r>
        <w:t xml:space="preserve">Field visits – </w:t>
      </w:r>
      <w:r w:rsidR="00400C57">
        <w:t>Project Lead</w:t>
      </w:r>
      <w:r>
        <w:t xml:space="preserve"> and field crew</w:t>
      </w:r>
    </w:p>
    <w:p w14:paraId="17032B07" w14:textId="3FB38280" w:rsidR="005C645B" w:rsidRDefault="00D3110A" w:rsidP="005C645B">
      <w:r>
        <w:t xml:space="preserve">Prior to training, the </w:t>
      </w:r>
      <w:r w:rsidR="00400C57">
        <w:t>Project Lead</w:t>
      </w:r>
      <w:r>
        <w:t xml:space="preserve"> and IBP staff deploy 3-4 ARU grids</w:t>
      </w:r>
      <w:r w:rsidR="00D2313E">
        <w:t xml:space="preserve"> at 2 parks (GRCA and PEFO). ARUs are deployed for 3 months and retrieved in early July. Point count surveys take place as </w:t>
      </w:r>
      <w:proofErr w:type="gramStart"/>
      <w:r w:rsidR="00D2313E">
        <w:t>6-8 day</w:t>
      </w:r>
      <w:proofErr w:type="gramEnd"/>
      <w:r w:rsidR="00D2313E">
        <w:t xml:space="preserve"> survey visits between April 28-June 30. Data collected during the point counts includes distance sampling of bird communities, survey specific environment conditions, habitat characterizations at each point count location, GPS coordinates and cardinal direction photos for newly established survey locations, documented breeding behavior on survey transects, and a species list of birds detected at each park.</w:t>
      </w:r>
      <w:r w:rsidR="00224F60">
        <w:t xml:space="preserve"> Data are collected on paper data sheets.</w:t>
      </w:r>
    </w:p>
    <w:p w14:paraId="567CB462" w14:textId="4DA9540A" w:rsidR="00206BBF" w:rsidRDefault="00206BBF" w:rsidP="005C645B">
      <w:r>
        <w:lastRenderedPageBreak/>
        <w:t xml:space="preserve">After each park visit, the GIS Specialist downloads the GPS coordinate </w:t>
      </w:r>
      <w:proofErr w:type="gramStart"/>
      <w:r>
        <w:t>data</w:t>
      </w:r>
      <w:proofErr w:type="gramEnd"/>
      <w:r>
        <w:t xml:space="preserve"> and the assistant data manager exports all new site photos for storage on the common drive server.</w:t>
      </w:r>
    </w:p>
    <w:p w14:paraId="2D20EDBF" w14:textId="2DABB319" w:rsidR="00FF2842" w:rsidRPr="005C645B" w:rsidRDefault="00FF2842" w:rsidP="00FF2842">
      <w:pPr>
        <w:pStyle w:val="Heading3"/>
      </w:pPr>
      <w:bookmarkStart w:id="102" w:name="_Toc223422612"/>
      <w:r>
        <w:t>Data processing</w:t>
      </w:r>
      <w:bookmarkEnd w:id="102"/>
    </w:p>
    <w:p w14:paraId="6E4A29A7" w14:textId="416DB372" w:rsidR="005C645B" w:rsidRDefault="005C645B" w:rsidP="00FF2842">
      <w:pPr>
        <w:pStyle w:val="Heading4"/>
      </w:pPr>
      <w:r>
        <w:t xml:space="preserve">Field data </w:t>
      </w:r>
      <w:proofErr w:type="gramStart"/>
      <w:r>
        <w:t>entered into</w:t>
      </w:r>
      <w:proofErr w:type="gramEnd"/>
      <w:r>
        <w:t xml:space="preserve"> </w:t>
      </w:r>
      <w:r w:rsidR="00224F60">
        <w:t>Access database</w:t>
      </w:r>
      <w:r w:rsidR="00224F60" w:rsidRPr="00224F60">
        <w:t>/Additional data preparation</w:t>
      </w:r>
      <w:r>
        <w:t xml:space="preserve"> – </w:t>
      </w:r>
      <w:r w:rsidR="00400C57">
        <w:t>Project Lead</w:t>
      </w:r>
      <w:r w:rsidR="00224F60">
        <w:t>, f</w:t>
      </w:r>
      <w:r>
        <w:t>ield crew lead</w:t>
      </w:r>
      <w:r w:rsidR="00224F60">
        <w:t xml:space="preserve">, </w:t>
      </w:r>
      <w:r>
        <w:t>assistant data manager</w:t>
      </w:r>
      <w:r w:rsidR="00224F60">
        <w:t>, and GIS specialist.</w:t>
      </w:r>
    </w:p>
    <w:p w14:paraId="15D4E583" w14:textId="3CB0927A" w:rsidR="00224F60" w:rsidRDefault="00224F60" w:rsidP="65FF9C2C">
      <w:r>
        <w:t xml:space="preserve">After completing all </w:t>
      </w:r>
      <w:r w:rsidR="00057C1F">
        <w:t xml:space="preserve">field </w:t>
      </w:r>
      <w:r>
        <w:t>surveys, the field crew lead</w:t>
      </w:r>
      <w:r w:rsidR="00206BBF">
        <w:t xml:space="preserve"> works with the assistant data </w:t>
      </w:r>
      <w:proofErr w:type="gramStart"/>
      <w:r w:rsidR="00206BBF">
        <w:t>manger</w:t>
      </w:r>
      <w:proofErr w:type="gramEnd"/>
      <w:r w:rsidR="00206BBF">
        <w:t xml:space="preserve"> to</w:t>
      </w:r>
      <w:r>
        <w:t xml:space="preserve"> scan and archive paper data sheets on SCPN common drive</w:t>
      </w:r>
      <w:r w:rsidR="00E00E22">
        <w:t xml:space="preserve"> server</w:t>
      </w:r>
      <w:r>
        <w:t xml:space="preserve">. </w:t>
      </w:r>
      <w:r w:rsidR="3465A42A" w:rsidRPr="1704C2BE">
        <w:rPr>
          <w:rFonts w:ascii="Calibri" w:eastAsia="Calibri" w:hAnsi="Calibri" w:cs="Calibri"/>
        </w:rPr>
        <w:t xml:space="preserve"> </w:t>
      </w:r>
      <w:r w:rsidR="00F757FC">
        <w:t xml:space="preserve"> The discrete field data are entered into the Landbirds database at the completion of the field season.  This is done by the bird crew </w:t>
      </w:r>
      <w:proofErr w:type="gramStart"/>
      <w:r w:rsidR="00F757FC">
        <w:t>lead</w:t>
      </w:r>
      <w:proofErr w:type="gramEnd"/>
      <w:r w:rsidR="00F757FC">
        <w:t xml:space="preserve"> </w:t>
      </w:r>
      <w:r w:rsidR="005A32BD">
        <w:t xml:space="preserve">using the Access Landbirds Application and </w:t>
      </w:r>
      <w:r w:rsidR="00F757FC">
        <w:t xml:space="preserve">with help from the assistant data manager.  </w:t>
      </w:r>
      <w:r w:rsidR="695BD835">
        <w:t xml:space="preserve">Verification of the digitized data is performed by the field crew </w:t>
      </w:r>
      <w:proofErr w:type="gramStart"/>
      <w:r w:rsidR="695BD835">
        <w:t>lead</w:t>
      </w:r>
      <w:proofErr w:type="gramEnd"/>
      <w:r w:rsidR="695BD835">
        <w:t xml:space="preserve"> after </w:t>
      </w:r>
      <w:proofErr w:type="gramStart"/>
      <w:r w:rsidR="695BD835">
        <w:t>entry of</w:t>
      </w:r>
      <w:proofErr w:type="gramEnd"/>
      <w:r w:rsidR="695BD835">
        <w:t xml:space="preserve"> each </w:t>
      </w:r>
      <w:proofErr w:type="spellStart"/>
      <w:r w:rsidR="695BD835">
        <w:t>transect’s</w:t>
      </w:r>
      <w:proofErr w:type="spellEnd"/>
      <w:r w:rsidR="695BD835">
        <w:t xml:space="preserve"> data. A mechanism exists within the Access database </w:t>
      </w:r>
      <w:r w:rsidR="11D979D1">
        <w:t xml:space="preserve">front end for </w:t>
      </w:r>
      <w:proofErr w:type="gramStart"/>
      <w:r w:rsidR="11D979D1">
        <w:t xml:space="preserve">the </w:t>
      </w:r>
      <w:proofErr w:type="spellStart"/>
      <w:r w:rsidR="11D979D1">
        <w:t>the</w:t>
      </w:r>
      <w:proofErr w:type="spellEnd"/>
      <w:proofErr w:type="gramEnd"/>
      <w:r w:rsidR="11D979D1">
        <w:t xml:space="preserve"> field crew lead to mark that the digitized data have been verified. </w:t>
      </w:r>
      <w:r w:rsidR="005A32BD" w:rsidRPr="1704C2BE">
        <w:rPr>
          <w:rFonts w:ascii="Calibri" w:eastAsia="Calibri" w:hAnsi="Calibri" w:cs="Calibri"/>
        </w:rPr>
        <w:t xml:space="preserve">The GIS Specialist downloads GPS coordinate data, extracts new point count station sites, standardizes the attribute data, performs QA/QC to identify errors, verifies the accuracy of active site survey locations, appends the data to the geospatial database </w:t>
      </w:r>
      <w:r w:rsidR="005A32BD">
        <w:t xml:space="preserve">and works with </w:t>
      </w:r>
      <w:r w:rsidR="00400C57">
        <w:t>Project Lead</w:t>
      </w:r>
      <w:r w:rsidR="005A32BD">
        <w:t xml:space="preserve"> to address any changes to active survey locations that occurred over the field season</w:t>
      </w:r>
      <w:r w:rsidR="005A32BD" w:rsidRPr="1704C2BE">
        <w:rPr>
          <w:rFonts w:ascii="Calibri" w:eastAsia="Calibri" w:hAnsi="Calibri" w:cs="Calibri"/>
        </w:rPr>
        <w:t xml:space="preserve">. </w:t>
      </w:r>
      <w:r w:rsidR="00F757FC">
        <w:t xml:space="preserve">Assistant data manager </w:t>
      </w:r>
      <w:r w:rsidR="005A32BD">
        <w:t xml:space="preserve">works with the GIS Specialist to update </w:t>
      </w:r>
      <w:r w:rsidR="00F757FC">
        <w:t>coordinates</w:t>
      </w:r>
      <w:r w:rsidR="005A32BD">
        <w:t xml:space="preserve"> in </w:t>
      </w:r>
      <w:r w:rsidR="00F757FC">
        <w:t xml:space="preserve">the Landbird database. </w:t>
      </w:r>
      <w:r w:rsidR="005A32BD">
        <w:t xml:space="preserve">This includes adding coordinates for new points, addressing changes to point names or site/point status (moved or retired locations), and fixing any other errors or issues uncovered. </w:t>
      </w:r>
      <w:r w:rsidR="00F757FC">
        <w:t xml:space="preserve">Assistant manager works with </w:t>
      </w:r>
      <w:r w:rsidR="00400C57">
        <w:t>Project Lead</w:t>
      </w:r>
      <w:r w:rsidR="00F757FC">
        <w:t xml:space="preserve"> to update project taxon list based on the American Ornithological Society</w:t>
      </w:r>
      <w:r w:rsidR="00DC70B3">
        <w:t>’s checklist (Update annually in September). Assistant data manager uploads point establishment photos from tablets onto the SCNP common drive</w:t>
      </w:r>
      <w:r w:rsidR="00E00E22">
        <w:t xml:space="preserve"> server</w:t>
      </w:r>
      <w:r w:rsidR="00DC70B3">
        <w:t xml:space="preserve">. IBP currently </w:t>
      </w:r>
      <w:r w:rsidR="4A38A9A7">
        <w:t xml:space="preserve">processes and </w:t>
      </w:r>
      <w:r w:rsidR="00DC70B3">
        <w:t xml:space="preserve">stores </w:t>
      </w:r>
      <w:commentRangeStart w:id="103"/>
      <w:r w:rsidR="00DC70B3">
        <w:t>ARU data.</w:t>
      </w:r>
      <w:commentRangeEnd w:id="103"/>
      <w:r w:rsidR="006F132F">
        <w:rPr>
          <w:rStyle w:val="CommentReference"/>
        </w:rPr>
        <w:commentReference w:id="103"/>
      </w:r>
    </w:p>
    <w:p w14:paraId="0B5367EB" w14:textId="51027AD9" w:rsidR="005C645B" w:rsidRDefault="005C645B" w:rsidP="00FF2842">
      <w:pPr>
        <w:pStyle w:val="Heading4"/>
      </w:pPr>
      <w:r>
        <w:t xml:space="preserve">QA/QC and validation of field (discrete) data – </w:t>
      </w:r>
      <w:r w:rsidR="00400C57">
        <w:t>Project Lead</w:t>
      </w:r>
      <w:r w:rsidR="00DC70B3">
        <w:t xml:space="preserve">, assistant </w:t>
      </w:r>
      <w:r>
        <w:t>data manager</w:t>
      </w:r>
      <w:r w:rsidR="00DC70B3">
        <w:t>, and IBP staff.</w:t>
      </w:r>
    </w:p>
    <w:p w14:paraId="19C6601D" w14:textId="2C5CFF5D" w:rsidR="005C645B" w:rsidRDefault="005C645B" w:rsidP="005C645B">
      <w:r>
        <w:t>QA/QC of the discrete data should be conducted once a year</w:t>
      </w:r>
      <w:r w:rsidR="00DC70B3">
        <w:t xml:space="preserve"> using Access Landbirds application. </w:t>
      </w:r>
      <w:r>
        <w:t xml:space="preserve">QA/QC is the primary responsibility of the </w:t>
      </w:r>
      <w:r w:rsidR="00400C57">
        <w:t>Project Lead</w:t>
      </w:r>
      <w:r>
        <w:t xml:space="preserve">, although the </w:t>
      </w:r>
      <w:r w:rsidR="00DC70B3">
        <w:t xml:space="preserve">assistant </w:t>
      </w:r>
      <w:r>
        <w:t>data manager assist</w:t>
      </w:r>
      <w:r w:rsidR="005A32BD">
        <w:t>s</w:t>
      </w:r>
      <w:r>
        <w:t xml:space="preserve"> with </w:t>
      </w:r>
      <w:r w:rsidR="00DC70B3">
        <w:t xml:space="preserve">data preparation and </w:t>
      </w:r>
      <w:r>
        <w:t xml:space="preserve">troubleshooting. </w:t>
      </w:r>
    </w:p>
    <w:p w14:paraId="3B8BCD2F" w14:textId="2A2B5CC0" w:rsidR="00DC70B3" w:rsidRDefault="003B46FD" w:rsidP="00FF2842">
      <w:pPr>
        <w:pStyle w:val="Heading4"/>
      </w:pPr>
      <w:r>
        <w:t>Discrete data are validated/certified</w:t>
      </w:r>
      <w:r w:rsidR="00DC70B3">
        <w:t xml:space="preserve"> – </w:t>
      </w:r>
      <w:r w:rsidR="00400C57">
        <w:t>Project Lead</w:t>
      </w:r>
      <w:r w:rsidR="00DC70B3">
        <w:t>,</w:t>
      </w:r>
      <w:r>
        <w:t xml:space="preserve"> data manager,</w:t>
      </w:r>
      <w:r w:rsidR="00DC70B3">
        <w:t xml:space="preserve"> assistant data manager, and IBP staff.</w:t>
      </w:r>
    </w:p>
    <w:p w14:paraId="444F9173" w14:textId="665299E0" w:rsidR="00DC70B3" w:rsidRDefault="003B46FD" w:rsidP="005C645B">
      <w:r>
        <w:t xml:space="preserve">After the </w:t>
      </w:r>
      <w:r w:rsidR="00400C57">
        <w:t>Project Lead</w:t>
      </w:r>
      <w:r>
        <w:t xml:space="preserve"> has completed QA/QC of the data, the data manager will certify the data by ensuring all errors have been accounted for and will upload the validated data onto the Landbirds database on Access.</w:t>
      </w:r>
    </w:p>
    <w:p w14:paraId="27C4E424" w14:textId="2D3EED0D" w:rsidR="1742F999" w:rsidRDefault="1742F999" w:rsidP="005A32BD">
      <w:pPr>
        <w:pStyle w:val="Heading4"/>
        <w:spacing w:line="257" w:lineRule="auto"/>
        <w:rPr>
          <w:rFonts w:ascii="Calibri Light" w:eastAsia="Calibri Light" w:hAnsi="Calibri Light" w:cs="Calibri Light"/>
          <w:i w:val="0"/>
          <w:iCs w:val="0"/>
        </w:rPr>
      </w:pPr>
      <w:r w:rsidRPr="65FF9C2C">
        <w:rPr>
          <w:rFonts w:ascii="Calibri Light" w:eastAsia="Calibri Light" w:hAnsi="Calibri Light" w:cs="Calibri Light"/>
        </w:rPr>
        <w:t>Geospatial data management – GIS Specialist</w:t>
      </w:r>
    </w:p>
    <w:p w14:paraId="330A4C66" w14:textId="7A49D5D1" w:rsidR="005A32BD" w:rsidRDefault="1742F999">
      <w:pPr>
        <w:rPr>
          <w:rFonts w:ascii="Calibri" w:eastAsia="Calibri" w:hAnsi="Calibri" w:cs="Calibri"/>
        </w:rPr>
      </w:pPr>
      <w:r w:rsidRPr="067D2AC8">
        <w:rPr>
          <w:rFonts w:ascii="Calibri" w:eastAsia="Calibri" w:hAnsi="Calibri" w:cs="Calibri"/>
        </w:rPr>
        <w:t xml:space="preserve">The GIS Specialist oversees the management of bird monitoring site locations within an ESRI file geodatabase. The GIS Specialist is responsible for updating site location data, performing QA/QC checks </w:t>
      </w:r>
      <w:r w:rsidR="63CAAF36" w:rsidRPr="067D2AC8">
        <w:rPr>
          <w:rFonts w:ascii="Calibri" w:eastAsia="Calibri" w:hAnsi="Calibri" w:cs="Calibri"/>
        </w:rPr>
        <w:t xml:space="preserve">and visual inspections </w:t>
      </w:r>
      <w:r w:rsidRPr="067D2AC8">
        <w:rPr>
          <w:rFonts w:ascii="Calibri" w:eastAsia="Calibri" w:hAnsi="Calibri" w:cs="Calibri"/>
        </w:rPr>
        <w:t xml:space="preserve">to ensure data quality. Additionally, the GIS Specialist maintains location attribute information for each site and </w:t>
      </w:r>
      <w:r w:rsidR="79005490" w:rsidRPr="067D2AC8">
        <w:rPr>
          <w:rFonts w:ascii="Calibri" w:eastAsia="Calibri" w:hAnsi="Calibri" w:cs="Calibri"/>
        </w:rPr>
        <w:t>develops</w:t>
      </w:r>
      <w:r w:rsidRPr="067D2AC8">
        <w:rPr>
          <w:rFonts w:ascii="Calibri" w:eastAsia="Calibri" w:hAnsi="Calibri" w:cs="Calibri"/>
        </w:rPr>
        <w:t xml:space="preserve"> metadata </w:t>
      </w:r>
      <w:r w:rsidR="4EE39A23" w:rsidRPr="067D2AC8">
        <w:rPr>
          <w:rFonts w:ascii="Calibri" w:eastAsia="Calibri" w:hAnsi="Calibri" w:cs="Calibri"/>
        </w:rPr>
        <w:t>documenting</w:t>
      </w:r>
      <w:r w:rsidRPr="067D2AC8">
        <w:rPr>
          <w:rFonts w:ascii="Calibri" w:eastAsia="Calibri" w:hAnsi="Calibri" w:cs="Calibri"/>
        </w:rPr>
        <w:t xml:space="preserve"> spatial data </w:t>
      </w:r>
      <w:r w:rsidR="1350920A" w:rsidRPr="067D2AC8">
        <w:rPr>
          <w:rFonts w:ascii="Calibri" w:eastAsia="Calibri" w:hAnsi="Calibri" w:cs="Calibri"/>
        </w:rPr>
        <w:t>development</w:t>
      </w:r>
      <w:r w:rsidRPr="067D2AC8">
        <w:rPr>
          <w:rFonts w:ascii="Calibri" w:eastAsia="Calibri" w:hAnsi="Calibri" w:cs="Calibri"/>
        </w:rPr>
        <w:t xml:space="preserve"> processes, ensuring data integrity and accessibility.</w:t>
      </w:r>
    </w:p>
    <w:p w14:paraId="3E97BCF0" w14:textId="70C7E021" w:rsidR="00FF2842" w:rsidRDefault="1742F999" w:rsidP="00FF2842">
      <w:pPr>
        <w:pStyle w:val="Heading3"/>
      </w:pPr>
      <w:r w:rsidRPr="65FF9C2C">
        <w:rPr>
          <w:rFonts w:ascii="Calibri" w:eastAsia="Calibri" w:hAnsi="Calibri" w:cs="Calibri"/>
          <w:sz w:val="22"/>
          <w:szCs w:val="22"/>
        </w:rPr>
        <w:lastRenderedPageBreak/>
        <w:t xml:space="preserve"> </w:t>
      </w:r>
      <w:bookmarkStart w:id="104" w:name="_Toc223422613"/>
      <w:r w:rsidR="00FF2842">
        <w:t>Data analysis, reporting, and publication</w:t>
      </w:r>
      <w:bookmarkEnd w:id="104"/>
    </w:p>
    <w:p w14:paraId="7BD05C9D" w14:textId="5A88AE49" w:rsidR="005C645B" w:rsidRDefault="005C645B" w:rsidP="00FF2842">
      <w:pPr>
        <w:pStyle w:val="Heading4"/>
      </w:pPr>
      <w:r>
        <w:t xml:space="preserve">Data publication – </w:t>
      </w:r>
      <w:r w:rsidR="00400C57">
        <w:t>Project Lead</w:t>
      </w:r>
      <w:r>
        <w:t>/data manager</w:t>
      </w:r>
    </w:p>
    <w:p w14:paraId="037DF56A" w14:textId="342B7115" w:rsidR="005C645B" w:rsidRDefault="005C645B" w:rsidP="005C645B">
      <w:r>
        <w:t>Data publication will occur after data has undergone QA/QC and is validated</w:t>
      </w:r>
      <w:r w:rsidR="003B46FD">
        <w:t>/certified</w:t>
      </w:r>
      <w:r>
        <w:t xml:space="preserve"> by the data manager. Metadata for this protocol </w:t>
      </w:r>
      <w:r w:rsidR="003B46FD">
        <w:t>will</w:t>
      </w:r>
      <w:r>
        <w:t xml:space="preserve"> </w:t>
      </w:r>
      <w:r w:rsidR="00C626B1">
        <w:t>be updated</w:t>
      </w:r>
      <w:r>
        <w:t xml:space="preserve"> and formatted into EML. The data manager will work with the </w:t>
      </w:r>
      <w:r w:rsidR="00400C57">
        <w:t>Project Lead</w:t>
      </w:r>
      <w:r>
        <w:t xml:space="preserve"> to ensure the final data package is properly formatted using EML and data files are in machine-readable format (CSV), which will be provided by the </w:t>
      </w:r>
      <w:r w:rsidR="00400C57">
        <w:t>Project Lead</w:t>
      </w:r>
      <w:r>
        <w:t xml:space="preserve">. The data manager will </w:t>
      </w:r>
      <w:r w:rsidR="003B46FD">
        <w:t>run congruence checks on</w:t>
      </w:r>
      <w:r>
        <w:t xml:space="preserve"> the data</w:t>
      </w:r>
      <w:r w:rsidR="003B46FD">
        <w:t xml:space="preserve"> package</w:t>
      </w:r>
      <w:r>
        <w:t xml:space="preserve"> using NPS provided tools and </w:t>
      </w:r>
      <w:r w:rsidR="003B46FD">
        <w:t xml:space="preserve">ensure the </w:t>
      </w:r>
      <w:r>
        <w:t xml:space="preserve">data files </w:t>
      </w:r>
      <w:r w:rsidR="003B46FD">
        <w:t>have</w:t>
      </w:r>
      <w:r>
        <w:t xml:space="preserve"> the same data</w:t>
      </w:r>
      <w:r w:rsidR="003B46FD">
        <w:t xml:space="preserve"> as the Certified Landbirds Access</w:t>
      </w:r>
      <w:r>
        <w:t xml:space="preserve">, excluding any formatting or protected data. The data manager will publish the data package on NPS Data Store after </w:t>
      </w:r>
      <w:proofErr w:type="gramStart"/>
      <w:r>
        <w:t>review from the</w:t>
      </w:r>
      <w:proofErr w:type="gramEnd"/>
      <w:r>
        <w:t xml:space="preserve"> </w:t>
      </w:r>
      <w:r w:rsidR="00400C57">
        <w:t>Project Lead</w:t>
      </w:r>
      <w:r>
        <w:t>.</w:t>
      </w:r>
    </w:p>
    <w:p w14:paraId="19C92232" w14:textId="522748FB" w:rsidR="003B46FD" w:rsidRDefault="003B46FD" w:rsidP="00FF2842">
      <w:pPr>
        <w:pStyle w:val="Heading4"/>
      </w:pPr>
      <w:r>
        <w:t>Data analysis/reporting – TBD</w:t>
      </w:r>
      <w:r w:rsidR="35DB8EB3">
        <w:t>, and GIS Specialist</w:t>
      </w:r>
    </w:p>
    <w:p w14:paraId="533E582A" w14:textId="427FAC24" w:rsidR="003B46FD" w:rsidRPr="00A212A9" w:rsidRDefault="009220ED" w:rsidP="005C645B">
      <w:r>
        <w:t>R</w:t>
      </w:r>
      <w:r w:rsidR="69919E97">
        <w:t xml:space="preserve">eporting on survey effort and species detections are provided to each park as part of the Investigator Annual Reports. </w:t>
      </w:r>
      <w:r w:rsidR="00DC70C0">
        <w:t xml:space="preserve">Trend reporting occurs as funding permits (SCC – Resource </w:t>
      </w:r>
      <w:r w:rsidR="00B75805">
        <w:t>C</w:t>
      </w:r>
      <w:r w:rsidR="00DC70C0">
        <w:t xml:space="preserve">ondition </w:t>
      </w:r>
      <w:r w:rsidR="00B75805">
        <w:t>A</w:t>
      </w:r>
      <w:r w:rsidR="00DC70C0">
        <w:t xml:space="preserve">ssessments, Inventories, and other external sources and based </w:t>
      </w:r>
      <w:proofErr w:type="gramStart"/>
      <w:r w:rsidR="00DC70C0">
        <w:t>funding;</w:t>
      </w:r>
      <w:proofErr w:type="gramEnd"/>
      <w:r w:rsidR="00DC70C0">
        <w:t xml:space="preserve"> </w:t>
      </w:r>
      <w:r w:rsidR="0012058D">
        <w:t xml:space="preserve">e.g., Jones et al 2024, 2025, in press). </w:t>
      </w:r>
      <w:r w:rsidR="7C8425FD">
        <w:t xml:space="preserve">The GIS Specialist conducts spatial analyses to support reporting </w:t>
      </w:r>
      <w:proofErr w:type="gramStart"/>
      <w:r w:rsidR="7C8425FD">
        <w:t>efforts, and</w:t>
      </w:r>
      <w:proofErr w:type="gramEnd"/>
      <w:r w:rsidR="7C8425FD">
        <w:t xml:space="preserve"> generates maps for annual reports. Additionally, the GIS Specialist reviews summaries and reports to verify the accuracy of the spatial data and </w:t>
      </w:r>
      <w:proofErr w:type="gramStart"/>
      <w:r w:rsidR="7C8425FD">
        <w:t>sources, and</w:t>
      </w:r>
      <w:proofErr w:type="gramEnd"/>
      <w:r w:rsidR="7C8425FD">
        <w:t xml:space="preserve"> compiles additional spatial information to enhance analyses and reporting.</w:t>
      </w:r>
    </w:p>
    <w:p w14:paraId="123C9916" w14:textId="77777777" w:rsidR="005C645B" w:rsidRDefault="005C645B" w:rsidP="00615331">
      <w:pPr>
        <w:pStyle w:val="Heading2"/>
      </w:pPr>
      <w:bookmarkStart w:id="105" w:name="_Toc223422614"/>
      <w:r>
        <w:t>Future needs/wants</w:t>
      </w:r>
      <w:bookmarkEnd w:id="105"/>
    </w:p>
    <w:p w14:paraId="21BA696A" w14:textId="1CE69253" w:rsidR="00DC70B3" w:rsidRDefault="00DC70B3" w:rsidP="00DC70B3">
      <w:pPr>
        <w:pStyle w:val="ListParagraph"/>
        <w:numPr>
          <w:ilvl w:val="0"/>
          <w:numId w:val="7"/>
        </w:numPr>
      </w:pPr>
      <w:commentRangeStart w:id="106"/>
      <w:r>
        <w:t>Figure out best way to deal with photos</w:t>
      </w:r>
      <w:r w:rsidR="00DC0F80">
        <w:t xml:space="preserve"> (actively working on as of September 2025)</w:t>
      </w:r>
    </w:p>
    <w:p w14:paraId="0EBE66B7" w14:textId="7FD04779" w:rsidR="00DC70B3" w:rsidRDefault="00DC70B3" w:rsidP="00DC70B3">
      <w:pPr>
        <w:pStyle w:val="ListParagraph"/>
        <w:numPr>
          <w:ilvl w:val="0"/>
          <w:numId w:val="7"/>
        </w:numPr>
      </w:pPr>
      <w:r>
        <w:t xml:space="preserve">ARU data (all aspects) </w:t>
      </w:r>
    </w:p>
    <w:p w14:paraId="3A7E47B6" w14:textId="67E20FB4" w:rsidR="00F74315" w:rsidRDefault="00F74315" w:rsidP="00DC70B3">
      <w:pPr>
        <w:pStyle w:val="ListParagraph"/>
        <w:numPr>
          <w:ilvl w:val="0"/>
          <w:numId w:val="7"/>
        </w:numPr>
      </w:pPr>
      <w:r>
        <w:t xml:space="preserve">Assistant data manager will </w:t>
      </w:r>
      <w:proofErr w:type="gramStart"/>
      <w:r>
        <w:t>list out</w:t>
      </w:r>
      <w:proofErr w:type="gramEnd"/>
      <w:r>
        <w:t xml:space="preserve"> all steps for data entry preparation and validation.</w:t>
      </w:r>
    </w:p>
    <w:p w14:paraId="21EA1A41" w14:textId="77777777" w:rsidR="003A02E1" w:rsidRDefault="00C37D39" w:rsidP="00773D10">
      <w:pPr>
        <w:pStyle w:val="ListParagraph"/>
        <w:numPr>
          <w:ilvl w:val="0"/>
          <w:numId w:val="7"/>
        </w:numPr>
        <w:sectPr w:rsidR="003A02E1" w:rsidSect="00F76749">
          <w:headerReference w:type="default" r:id="rId23"/>
          <w:pgSz w:w="15840" w:h="12240" w:orient="landscape"/>
          <w:pgMar w:top="1440" w:right="1440" w:bottom="1440" w:left="1440" w:header="720" w:footer="720" w:gutter="0"/>
          <w:cols w:space="720"/>
          <w:docGrid w:linePitch="360"/>
        </w:sectPr>
      </w:pPr>
      <w:r>
        <w:t>Taxonomy (we should explore further)</w:t>
      </w:r>
      <w:commentRangeEnd w:id="106"/>
      <w:r w:rsidR="003911D4">
        <w:rPr>
          <w:rStyle w:val="CommentReference"/>
        </w:rPr>
        <w:commentReference w:id="106"/>
      </w:r>
    </w:p>
    <w:p w14:paraId="3BF3C592" w14:textId="35781999" w:rsidR="00773D10" w:rsidRDefault="00773D10" w:rsidP="00FA27AA">
      <w:pPr>
        <w:pStyle w:val="Heading1"/>
      </w:pPr>
      <w:bookmarkStart w:id="107" w:name="_Toc223422615"/>
      <w:r>
        <w:lastRenderedPageBreak/>
        <w:t>Upland vegetation</w:t>
      </w:r>
      <w:bookmarkEnd w:id="107"/>
    </w:p>
    <w:p w14:paraId="11EF4C2E" w14:textId="50FCD0E0" w:rsidR="00773D10" w:rsidRDefault="00FA4078" w:rsidP="00FA27AA">
      <w:pPr>
        <w:pStyle w:val="Heading2"/>
      </w:pPr>
      <w:bookmarkStart w:id="108" w:name="_Toc223422616"/>
      <w:r>
        <w:t>Ideal Data Life Cycle for Upland Vegetation</w:t>
      </w:r>
      <w:bookmarkEnd w:id="108"/>
    </w:p>
    <w:p w14:paraId="244A47E5" w14:textId="45B4101D" w:rsidR="00773D10" w:rsidRPr="003F24FA" w:rsidRDefault="00FE33AD" w:rsidP="002969AE">
      <w:r>
        <w:rPr>
          <w:noProof/>
        </w:rPr>
        <w:drawing>
          <wp:inline distT="0" distB="0" distL="0" distR="0" wp14:anchorId="0E6EE5BD" wp14:editId="067B3918">
            <wp:extent cx="8229600" cy="3740785"/>
            <wp:effectExtent l="0" t="0" r="0" b="0"/>
            <wp:docPr id="1579668637" name="Picture 6"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68637" name="Picture 6" descr="Graphical user interface, applicatio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229600" cy="3740785"/>
                    </a:xfrm>
                    <a:prstGeom prst="rect">
                      <a:avLst/>
                    </a:prstGeom>
                  </pic:spPr>
                </pic:pic>
              </a:graphicData>
            </a:graphic>
          </wp:inline>
        </w:drawing>
      </w:r>
    </w:p>
    <w:p w14:paraId="16454FDD" w14:textId="6A0E7AF1" w:rsidR="00FA4078" w:rsidRPr="00FA4078" w:rsidRDefault="00FA4078" w:rsidP="00FA4078">
      <w:pPr>
        <w:pStyle w:val="Caption"/>
        <w:rPr>
          <w:sz w:val="22"/>
          <w:szCs w:val="22"/>
        </w:rPr>
      </w:pPr>
      <w:r w:rsidRPr="00F16E62">
        <w:rPr>
          <w:sz w:val="22"/>
          <w:szCs w:val="22"/>
        </w:rPr>
        <w:t xml:space="preserve">Figure </w:t>
      </w:r>
      <w:r w:rsidR="00FA27AA">
        <w:rPr>
          <w:sz w:val="22"/>
          <w:szCs w:val="22"/>
        </w:rPr>
        <w:t>3.1</w:t>
      </w:r>
      <w:r w:rsidRPr="00F16E62">
        <w:rPr>
          <w:sz w:val="22"/>
          <w:szCs w:val="22"/>
        </w:rPr>
        <w:t xml:space="preserve">. This chart is a representation of the workflow for the </w:t>
      </w:r>
      <w:r>
        <w:rPr>
          <w:sz w:val="22"/>
          <w:szCs w:val="22"/>
        </w:rPr>
        <w:t>Upland Vegetation</w:t>
      </w:r>
      <w:r w:rsidRPr="00F16E62">
        <w:rPr>
          <w:sz w:val="22"/>
          <w:szCs w:val="22"/>
        </w:rPr>
        <w:t xml:space="preserve"> vital sign. Tasks are colored coded according to the type of task, where data collection tasks are in blue text, data entry and QA/Qc tasks are in orange text, and data analysis, reporting, and publication tasks are in purple text. Bars for each task are color coded according to status of the task. Tasks that fall in the </w:t>
      </w:r>
      <w:r>
        <w:rPr>
          <w:sz w:val="22"/>
          <w:szCs w:val="22"/>
        </w:rPr>
        <w:t>‘N</w:t>
      </w:r>
      <w:r w:rsidRPr="00F16E62">
        <w:rPr>
          <w:sz w:val="22"/>
          <w:szCs w:val="22"/>
        </w:rPr>
        <w:t>eeds to be updated</w:t>
      </w:r>
      <w:r>
        <w:rPr>
          <w:sz w:val="22"/>
          <w:szCs w:val="22"/>
        </w:rPr>
        <w:t>’</w:t>
      </w:r>
      <w:r w:rsidRPr="00F16E62">
        <w:rPr>
          <w:sz w:val="22"/>
          <w:szCs w:val="22"/>
        </w:rPr>
        <w:t xml:space="preserve"> category are completed in some capacity but there is a significant </w:t>
      </w:r>
      <w:proofErr w:type="gramStart"/>
      <w:r w:rsidRPr="00F16E62">
        <w:rPr>
          <w:sz w:val="22"/>
          <w:szCs w:val="22"/>
        </w:rPr>
        <w:t>amount</w:t>
      </w:r>
      <w:proofErr w:type="gramEnd"/>
      <w:r w:rsidRPr="00F16E62">
        <w:rPr>
          <w:sz w:val="22"/>
          <w:szCs w:val="22"/>
        </w:rPr>
        <w:t xml:space="preserve"> work to be done to make these tasks operational; these tasks are represented by orange bars. </w:t>
      </w:r>
      <w:r>
        <w:rPr>
          <w:sz w:val="22"/>
          <w:szCs w:val="22"/>
        </w:rPr>
        <w:t xml:space="preserve">‘Operational’ tasks are currently working but may still require updating and general upkeep. These tasks are represented by blue bars. Each task bar is labeled with the person(s) that </w:t>
      </w:r>
      <w:proofErr w:type="gramStart"/>
      <w:r>
        <w:rPr>
          <w:sz w:val="22"/>
          <w:szCs w:val="22"/>
        </w:rPr>
        <w:t>play</w:t>
      </w:r>
      <w:proofErr w:type="gramEnd"/>
      <w:r>
        <w:rPr>
          <w:sz w:val="22"/>
          <w:szCs w:val="22"/>
        </w:rPr>
        <w:t xml:space="preserve"> a role in completing the task, where FCL = Field Crew Lead, DMA = Data Manager Assistant, </w:t>
      </w:r>
      <w:r w:rsidR="00400C57">
        <w:rPr>
          <w:sz w:val="22"/>
          <w:szCs w:val="22"/>
        </w:rPr>
        <w:t>PL</w:t>
      </w:r>
      <w:r>
        <w:rPr>
          <w:sz w:val="22"/>
          <w:szCs w:val="22"/>
        </w:rPr>
        <w:t xml:space="preserve"> = </w:t>
      </w:r>
      <w:r w:rsidR="00400C57">
        <w:rPr>
          <w:sz w:val="22"/>
          <w:szCs w:val="22"/>
        </w:rPr>
        <w:t>Project Lead</w:t>
      </w:r>
      <w:r>
        <w:rPr>
          <w:sz w:val="22"/>
          <w:szCs w:val="22"/>
        </w:rPr>
        <w:t>, and DM = Data Manager.</w:t>
      </w:r>
    </w:p>
    <w:p w14:paraId="50B4E519" w14:textId="4EE54E25" w:rsidR="00773D10" w:rsidRDefault="004269B8" w:rsidP="00615331">
      <w:pPr>
        <w:pStyle w:val="Heading2"/>
      </w:pPr>
      <w:bookmarkStart w:id="109" w:name="_Toc223422617"/>
      <w:r>
        <w:lastRenderedPageBreak/>
        <w:t>Task descriptions and Roles and Responsibilities</w:t>
      </w:r>
      <w:bookmarkEnd w:id="109"/>
    </w:p>
    <w:p w14:paraId="05D997AA" w14:textId="77C0B6F6" w:rsidR="00615331" w:rsidRPr="000631C4" w:rsidRDefault="00615331" w:rsidP="00615331">
      <w:pPr>
        <w:pStyle w:val="Heading3"/>
      </w:pPr>
      <w:bookmarkStart w:id="110" w:name="_Toc223422618"/>
      <w:r>
        <w:t xml:space="preserve">Data </w:t>
      </w:r>
      <w:r w:rsidR="005244BA">
        <w:t>c</w:t>
      </w:r>
      <w:r>
        <w:t>ollection and preparation</w:t>
      </w:r>
      <w:bookmarkEnd w:id="110"/>
    </w:p>
    <w:p w14:paraId="46C5BFCE" w14:textId="3F147E1C" w:rsidR="00773D10" w:rsidRDefault="00773D10" w:rsidP="00615331">
      <w:pPr>
        <w:pStyle w:val="Heading4"/>
      </w:pPr>
      <w:r>
        <w:t xml:space="preserve">Field Crew Hiring – </w:t>
      </w:r>
      <w:r w:rsidR="00400C57">
        <w:t>Project Lead</w:t>
      </w:r>
      <w:r w:rsidR="000631C4">
        <w:t>,</w:t>
      </w:r>
      <w:r>
        <w:t xml:space="preserve"> field crew lead</w:t>
      </w:r>
      <w:r w:rsidR="000631C4">
        <w:t>, assistant data manager, and NAU coordinator</w:t>
      </w:r>
    </w:p>
    <w:p w14:paraId="2B5C25DE" w14:textId="51DA0B47" w:rsidR="00773D10" w:rsidRDefault="00773D10" w:rsidP="00773D10">
      <w:r>
        <w:t>Field crew hiring involves updating position descriptions for field crew, distributing position description, review of candidates, interview, selection of staff, and onboarding.</w:t>
      </w:r>
      <w:r w:rsidR="000631C4">
        <w:t xml:space="preserve"> Need to coordinate with NAU on hiring. As soon as hiring selections are made, work with assistant data manager to get new employees carded.</w:t>
      </w:r>
    </w:p>
    <w:p w14:paraId="09257BEF" w14:textId="211DFA88" w:rsidR="00773D10" w:rsidRDefault="00773D10" w:rsidP="00615331">
      <w:pPr>
        <w:pStyle w:val="Heading4"/>
      </w:pPr>
      <w:r>
        <w:t xml:space="preserve">Permitting and reporting – </w:t>
      </w:r>
      <w:r w:rsidR="00400C57">
        <w:t>Project Lead</w:t>
      </w:r>
      <w:r>
        <w:t xml:space="preserve"> and field crew</w:t>
      </w:r>
      <w:r w:rsidR="00DD3958">
        <w:t xml:space="preserve"> lead</w:t>
      </w:r>
    </w:p>
    <w:p w14:paraId="7E1041D5" w14:textId="64DA62F9" w:rsidR="00773D10" w:rsidRPr="005C645B" w:rsidRDefault="00773D10" w:rsidP="00773D10">
      <w:r>
        <w:t xml:space="preserve">Permitting involves completing Investigator Annual Reports (IAR) and submitting research permit </w:t>
      </w:r>
      <w:proofErr w:type="gramStart"/>
      <w:r>
        <w:t>application</w:t>
      </w:r>
      <w:proofErr w:type="gramEnd"/>
      <w:r>
        <w:t xml:space="preserve"> at 10 parks.</w:t>
      </w:r>
    </w:p>
    <w:p w14:paraId="50BA898E" w14:textId="0BAA2B36" w:rsidR="00773D10" w:rsidRDefault="00773D10" w:rsidP="00615331">
      <w:pPr>
        <w:pStyle w:val="Heading4"/>
      </w:pPr>
      <w:r>
        <w:t xml:space="preserve">Field preparation – </w:t>
      </w:r>
      <w:r w:rsidR="00400C57">
        <w:t>Project Lead</w:t>
      </w:r>
      <w:r>
        <w:t>, field crew lead, assistant data manager</w:t>
      </w:r>
      <w:r w:rsidR="008F281A">
        <w:t>, and GIS</w:t>
      </w:r>
      <w:r w:rsidR="00DD3958">
        <w:t xml:space="preserve"> specialist</w:t>
      </w:r>
    </w:p>
    <w:p w14:paraId="2E723C0D" w14:textId="19D3F8E2" w:rsidR="00773D10" w:rsidRDefault="00773D10" w:rsidP="65FF9C2C">
      <w:r>
        <w:t xml:space="preserve">The </w:t>
      </w:r>
      <w:r w:rsidR="00400C57">
        <w:t>Project Lead</w:t>
      </w:r>
      <w:r>
        <w:t xml:space="preserve"> purchases field gear for the crew and field supplies, finalizes field schedule and logistics. </w:t>
      </w:r>
      <w:r w:rsidR="00400C57">
        <w:t>Project Lead</w:t>
      </w:r>
      <w:r>
        <w:t xml:space="preserve"> and field crew lead work with GIS specialist to finalize plot list, produce paper and digital maps of plots, prepare and update GPS units for the season, and </w:t>
      </w:r>
      <w:proofErr w:type="gramStart"/>
      <w:r>
        <w:t>imports</w:t>
      </w:r>
      <w:proofErr w:type="gramEnd"/>
      <w:r>
        <w:t xml:space="preserve"> tree maps into </w:t>
      </w:r>
      <w:r w:rsidR="272CBB88" w:rsidRPr="65FF9C2C">
        <w:rPr>
          <w:rFonts w:ascii="Calibri" w:eastAsia="Calibri" w:hAnsi="Calibri" w:cs="Calibri"/>
        </w:rPr>
        <w:t>ESRI Field Maps</w:t>
      </w:r>
      <w:r>
        <w:t xml:space="preserve"> on small tablets. </w:t>
      </w:r>
      <w:r w:rsidR="00400C57">
        <w:t>Project Lead</w:t>
      </w:r>
      <w:r>
        <w:t xml:space="preserve"> and field crew lead work with the assistant data manager to prepare field tablets (IT components and uploading maps and photos)</w:t>
      </w:r>
      <w:r w:rsidR="008F281A">
        <w:t xml:space="preserve"> and </w:t>
      </w:r>
      <w:r>
        <w:t xml:space="preserve">produce revisit reports. </w:t>
      </w:r>
      <w:r w:rsidR="008F281A">
        <w:t xml:space="preserve">Field crew </w:t>
      </w:r>
      <w:proofErr w:type="gramStart"/>
      <w:r w:rsidR="008F281A">
        <w:t>lead</w:t>
      </w:r>
      <w:proofErr w:type="gramEnd"/>
      <w:r w:rsidR="008F281A">
        <w:t xml:space="preserve"> </w:t>
      </w:r>
      <w:r w:rsidR="000631C4">
        <w:t xml:space="preserve">prints field revisit plot sheets </w:t>
      </w:r>
      <w:r w:rsidR="008F281A">
        <w:t>updates field guides and plant lists. Assistant data manager incorporates any changes, fixes, or updates to the Access field data entry application.</w:t>
      </w:r>
    </w:p>
    <w:p w14:paraId="342C3976" w14:textId="31308EEA" w:rsidR="00773D10" w:rsidRDefault="00773D10" w:rsidP="00615331">
      <w:pPr>
        <w:pStyle w:val="Heading4"/>
      </w:pPr>
      <w:r>
        <w:t xml:space="preserve">Field </w:t>
      </w:r>
      <w:r w:rsidR="008F281A">
        <w:t>training</w:t>
      </w:r>
      <w:r>
        <w:t xml:space="preserve"> – </w:t>
      </w:r>
      <w:r w:rsidR="00400C57">
        <w:t>Project Lead</w:t>
      </w:r>
      <w:r>
        <w:t>, field crew lead, assistant data manager</w:t>
      </w:r>
      <w:r w:rsidR="509136DF">
        <w:t>, and GIS Specialist</w:t>
      </w:r>
    </w:p>
    <w:p w14:paraId="5E356125" w14:textId="36FBA63D" w:rsidR="00773D10" w:rsidRDefault="00773D10" w:rsidP="00773D10">
      <w:r>
        <w:t xml:space="preserve">Field training is a </w:t>
      </w:r>
      <w:r w:rsidR="008F281A">
        <w:t>1</w:t>
      </w:r>
      <w:r>
        <w:t>-week, in-person training with field crew (</w:t>
      </w:r>
      <w:r w:rsidR="008F281A">
        <w:t>4</w:t>
      </w:r>
      <w:r>
        <w:t xml:space="preserve"> technicians) </w:t>
      </w:r>
      <w:r w:rsidR="008F281A">
        <w:t>and NPS</w:t>
      </w:r>
      <w:r>
        <w:t xml:space="preserve"> staff that consists of field visits and review sessions to learn </w:t>
      </w:r>
      <w:r w:rsidR="008F281A">
        <w:t xml:space="preserve">protocol, </w:t>
      </w:r>
      <w:r>
        <w:t xml:space="preserve">safety procedures, </w:t>
      </w:r>
      <w:r w:rsidR="008F281A">
        <w:t xml:space="preserve">plant identification, and </w:t>
      </w:r>
      <w:r>
        <w:t xml:space="preserve">GPS/tablet use. The science communicator </w:t>
      </w:r>
      <w:r w:rsidR="00B36B98">
        <w:t xml:space="preserve">provides </w:t>
      </w:r>
      <w:r w:rsidR="00483D70">
        <w:t xml:space="preserve">the </w:t>
      </w:r>
      <w:r w:rsidR="00B36B98">
        <w:t xml:space="preserve">crew </w:t>
      </w:r>
      <w:r>
        <w:t>train</w:t>
      </w:r>
      <w:r w:rsidR="00B36B98">
        <w:t xml:space="preserve">ing </w:t>
      </w:r>
      <w:r>
        <w:t xml:space="preserve">on outreach and communication with the </w:t>
      </w:r>
      <w:proofErr w:type="gramStart"/>
      <w:r>
        <w:t>general public</w:t>
      </w:r>
      <w:proofErr w:type="gramEnd"/>
      <w:r>
        <w:t xml:space="preserve">. </w:t>
      </w:r>
      <w:r w:rsidR="00597B7C">
        <w:t>The GIS specialist trains crew on navigation and use of GPS</w:t>
      </w:r>
      <w:r w:rsidR="3842837B">
        <w:t xml:space="preserve"> and ESRI Field Maps </w:t>
      </w:r>
      <w:proofErr w:type="gramStart"/>
      <w:r w:rsidR="3842837B">
        <w:t>application</w:t>
      </w:r>
      <w:proofErr w:type="gramEnd"/>
      <w:r w:rsidR="3842837B">
        <w:t xml:space="preserve"> on tablets</w:t>
      </w:r>
      <w:r w:rsidR="00597B7C">
        <w:t>.</w:t>
      </w:r>
    </w:p>
    <w:p w14:paraId="40DCB324" w14:textId="0080AAF1" w:rsidR="00773D10" w:rsidRDefault="00773D10" w:rsidP="00615331">
      <w:pPr>
        <w:pStyle w:val="Heading4"/>
      </w:pPr>
      <w:r>
        <w:t xml:space="preserve">Field visits – </w:t>
      </w:r>
      <w:r w:rsidR="00400C57">
        <w:t>Project Lead</w:t>
      </w:r>
      <w:r>
        <w:t xml:space="preserve"> and field crew</w:t>
      </w:r>
    </w:p>
    <w:p w14:paraId="00AF24C8" w14:textId="31AD961F" w:rsidR="00773D10" w:rsidRPr="005C645B" w:rsidRDefault="008F281A" w:rsidP="00773D10">
      <w:r>
        <w:t xml:space="preserve">Data is </w:t>
      </w:r>
      <w:r w:rsidR="00773D10">
        <w:t>collected</w:t>
      </w:r>
      <w:r>
        <w:t xml:space="preserve"> in 8-day sampling hitches between May and October. Data varies by site but includes understory vegetation presence and abundance, soil stability, </w:t>
      </w:r>
      <w:r w:rsidR="00931627">
        <w:t xml:space="preserve">tree canopy cover/closure, tree basal area density, </w:t>
      </w:r>
      <w:proofErr w:type="spellStart"/>
      <w:r w:rsidR="00931627">
        <w:t>photopoints</w:t>
      </w:r>
      <w:proofErr w:type="spellEnd"/>
      <w:r w:rsidR="00931627">
        <w:t>, and seeding/sapling abundance.</w:t>
      </w:r>
    </w:p>
    <w:p w14:paraId="3BEFF60F" w14:textId="0EF9BB6F" w:rsidR="00615331" w:rsidRDefault="00615331" w:rsidP="00615331">
      <w:pPr>
        <w:pStyle w:val="Heading3"/>
      </w:pPr>
      <w:bookmarkStart w:id="111" w:name="_Toc223422619"/>
      <w:r>
        <w:t>Data processing</w:t>
      </w:r>
      <w:bookmarkEnd w:id="111"/>
    </w:p>
    <w:p w14:paraId="5A22CD3E" w14:textId="731DC7CD" w:rsidR="00773D10" w:rsidRDefault="00DD3958" w:rsidP="00615331">
      <w:pPr>
        <w:pStyle w:val="Heading4"/>
      </w:pPr>
      <w:r w:rsidRPr="00DD3958">
        <w:t xml:space="preserve">Field data merged into Access database </w:t>
      </w:r>
      <w:r w:rsidR="00773D10">
        <w:t xml:space="preserve">– </w:t>
      </w:r>
      <w:r w:rsidR="00400C57">
        <w:t>Project Lead</w:t>
      </w:r>
      <w:r>
        <w:t xml:space="preserve"> </w:t>
      </w:r>
    </w:p>
    <w:p w14:paraId="0428B366" w14:textId="4B661B0B" w:rsidR="00773D10" w:rsidRDefault="00DD3958" w:rsidP="00773D10">
      <w:r>
        <w:t xml:space="preserve">Access databases from field tablets are merged into single park Access databases after each field visit. This is performed using the Access Upland Vegetation merge tool, which allows the user to merge field tablet Access database. </w:t>
      </w:r>
      <w:r w:rsidR="00773D10">
        <w:t xml:space="preserve">This is primarily done by the </w:t>
      </w:r>
      <w:r w:rsidR="00400C57">
        <w:t>Project Lead</w:t>
      </w:r>
      <w:r w:rsidR="007C2350">
        <w:t xml:space="preserve"> during the field season once the crew finishes all work at a park</w:t>
      </w:r>
      <w:r>
        <w:t xml:space="preserve">. </w:t>
      </w:r>
    </w:p>
    <w:p w14:paraId="39B4199A" w14:textId="48643A09" w:rsidR="006E764D" w:rsidRDefault="006E764D" w:rsidP="00773D10">
      <w:pPr>
        <w:pStyle w:val="Heading4"/>
      </w:pPr>
      <w:r w:rsidRPr="006E764D">
        <w:lastRenderedPageBreak/>
        <w:t>QA/QC - Field data paper data sheets</w:t>
      </w:r>
      <w:r>
        <w:t xml:space="preserve"> – Field crew lead</w:t>
      </w:r>
    </w:p>
    <w:p w14:paraId="3B94963A" w14:textId="707B66D8" w:rsidR="00597B7C" w:rsidRPr="00597B7C" w:rsidRDefault="00597B7C" w:rsidP="00597B7C">
      <w:r>
        <w:t>Any paper datasheets generated during the field season are 100% reviewed against the Access database for each park</w:t>
      </w:r>
      <w:r w:rsidR="007C2350">
        <w:t xml:space="preserve"> </w:t>
      </w:r>
      <w:r>
        <w:t>by the field crew lead prior to validation. Plot summary datasheets are also reviewed for changes or errors and updates made to the Access database.</w:t>
      </w:r>
    </w:p>
    <w:p w14:paraId="2876EFE7" w14:textId="52ACBF29" w:rsidR="00773D10" w:rsidRDefault="00773D10" w:rsidP="00773D10">
      <w:pPr>
        <w:pStyle w:val="Heading4"/>
      </w:pPr>
      <w:r>
        <w:t xml:space="preserve">QA/QC and validation of field (discrete) data – </w:t>
      </w:r>
      <w:r w:rsidR="00400C57">
        <w:t>Project Lead</w:t>
      </w:r>
      <w:r>
        <w:t xml:space="preserve"> </w:t>
      </w:r>
    </w:p>
    <w:p w14:paraId="75DE2BF5" w14:textId="37738EF1" w:rsidR="00773D10" w:rsidRDefault="00773D10" w:rsidP="00773D10">
      <w:r>
        <w:t xml:space="preserve">QA/QC of the discrete data should be conducted once a year. An R script has been written for this protocol to perform QA/QC of the data. QA/QC is </w:t>
      </w:r>
      <w:proofErr w:type="gramStart"/>
      <w:r>
        <w:t xml:space="preserve">the </w:t>
      </w:r>
      <w:r w:rsidR="007C2350">
        <w:t>primarily</w:t>
      </w:r>
      <w:proofErr w:type="gramEnd"/>
      <w:r w:rsidR="007C2350">
        <w:t xml:space="preserve"> the</w:t>
      </w:r>
      <w:r>
        <w:t xml:space="preserve"> responsibility of the </w:t>
      </w:r>
      <w:r w:rsidR="00400C57">
        <w:t>Project Lead</w:t>
      </w:r>
      <w:r>
        <w:t>, although the data manager will assist with any troubleshootin</w:t>
      </w:r>
      <w:r w:rsidR="007C2350">
        <w:t>g</w:t>
      </w:r>
      <w:r>
        <w:t xml:space="preserve">. </w:t>
      </w:r>
      <w:r w:rsidR="007C2350">
        <w:t>Once</w:t>
      </w:r>
      <w:r>
        <w:t xml:space="preserve"> all errors have been accounted for</w:t>
      </w:r>
      <w:r w:rsidR="007C2350">
        <w:t xml:space="preserve"> and tables prepared, the validated data ready to be</w:t>
      </w:r>
      <w:r>
        <w:t xml:space="preserve"> upload </w:t>
      </w:r>
      <w:r w:rsidR="007C2350">
        <w:t>i</w:t>
      </w:r>
      <w:r>
        <w:t xml:space="preserve">nto the </w:t>
      </w:r>
      <w:proofErr w:type="spellStart"/>
      <w:r w:rsidRPr="00BF18A3">
        <w:t>SCPN_</w:t>
      </w:r>
      <w:r w:rsidR="007C2350">
        <w:t>UplandEvent</w:t>
      </w:r>
      <w:proofErr w:type="spellEnd"/>
      <w:r>
        <w:t xml:space="preserve"> database on the Production instance of SQL server</w:t>
      </w:r>
      <w:r w:rsidR="007C2350">
        <w:t xml:space="preserve"> following the instructions on Teams</w:t>
      </w:r>
      <w:r>
        <w:t>.</w:t>
      </w:r>
    </w:p>
    <w:p w14:paraId="373360B4" w14:textId="0C1D2722" w:rsidR="00B64F23" w:rsidRDefault="00B64F23" w:rsidP="00B64F23">
      <w:pPr>
        <w:pStyle w:val="Heading4"/>
      </w:pPr>
      <w:r w:rsidRPr="006E764D">
        <w:t>Validated/Certified data imported into Production SQL database</w:t>
      </w:r>
      <w:r>
        <w:t xml:space="preserve">– </w:t>
      </w:r>
      <w:r w:rsidR="00400C57">
        <w:t>Project Lead</w:t>
      </w:r>
      <w:r>
        <w:t xml:space="preserve"> and data manager</w:t>
      </w:r>
    </w:p>
    <w:p w14:paraId="18451674" w14:textId="3700CE5A" w:rsidR="00B64F23" w:rsidRDefault="00B64F23" w:rsidP="00773D10">
      <w:r>
        <w:t xml:space="preserve">Following validation, the </w:t>
      </w:r>
      <w:r w:rsidR="00400C57">
        <w:t>Project Lead</w:t>
      </w:r>
      <w:r>
        <w:t xml:space="preserve"> works with the data manager or assistant data manager to import the data into the </w:t>
      </w:r>
      <w:proofErr w:type="spellStart"/>
      <w:r>
        <w:t>SCPN_UplandEvent</w:t>
      </w:r>
      <w:proofErr w:type="spellEnd"/>
      <w:r>
        <w:t xml:space="preserve"> database. Instructions for this process can be found at </w:t>
      </w:r>
      <w:r w:rsidRPr="65FF9C2C">
        <w:rPr>
          <w:rStyle w:val="ui-provider"/>
        </w:rPr>
        <w:t>S:\SQLServer\zDM_Processes.</w:t>
      </w:r>
    </w:p>
    <w:p w14:paraId="516D4F14" w14:textId="59296F62" w:rsidR="5C9B5E8D" w:rsidRDefault="5C9B5E8D" w:rsidP="004828F3">
      <w:pPr>
        <w:pStyle w:val="Heading4"/>
        <w:spacing w:line="257" w:lineRule="auto"/>
        <w:rPr>
          <w:rFonts w:ascii="Calibri Light" w:eastAsia="Calibri Light" w:hAnsi="Calibri Light" w:cs="Calibri Light"/>
          <w:i w:val="0"/>
          <w:iCs w:val="0"/>
        </w:rPr>
      </w:pPr>
      <w:r w:rsidRPr="65FF9C2C">
        <w:rPr>
          <w:rFonts w:ascii="Calibri Light" w:eastAsia="Calibri Light" w:hAnsi="Calibri Light" w:cs="Calibri Light"/>
        </w:rPr>
        <w:t>QA/QC and Validation of Spatial Data – GIS Specialist</w:t>
      </w:r>
    </w:p>
    <w:p w14:paraId="7C74A793" w14:textId="4B2B0745" w:rsidR="5C9B5E8D" w:rsidRDefault="5C9B5E8D">
      <w:pPr>
        <w:rPr>
          <w:rFonts w:ascii="Calibri" w:eastAsia="Calibri" w:hAnsi="Calibri" w:cs="Calibri"/>
        </w:rPr>
      </w:pPr>
      <w:r w:rsidRPr="65FF9C2C">
        <w:rPr>
          <w:rFonts w:ascii="Calibri" w:eastAsia="Calibri" w:hAnsi="Calibri" w:cs="Calibri"/>
        </w:rPr>
        <w:t xml:space="preserve">QA/QC of the spatial data should be conducted at the end of each field season. The GIS Specialist downloads spatial data from GPS units and tablets using the appropriate software. To validate the spatial data and attributes, both automated checks and visual inspections are employed to identify errors and ensure logical consistency. The responsibility for QA/QC primarily falls to the GIS Specialist; however, support may be provided by other team members during the troubleshooting process. Once all errors have been addressed and the tables are properly prepared, the validated data will be appended to the </w:t>
      </w:r>
      <w:proofErr w:type="spellStart"/>
      <w:r w:rsidRPr="65FF9C2C">
        <w:rPr>
          <w:rFonts w:ascii="Calibri" w:eastAsia="Calibri" w:hAnsi="Calibri" w:cs="Calibri"/>
        </w:rPr>
        <w:t>Upland_AllSites</w:t>
      </w:r>
      <w:proofErr w:type="spellEnd"/>
      <w:r w:rsidRPr="65FF9C2C">
        <w:rPr>
          <w:rFonts w:ascii="Calibri" w:eastAsia="Calibri" w:hAnsi="Calibri" w:cs="Calibri"/>
        </w:rPr>
        <w:t xml:space="preserve"> geodatabase.</w:t>
      </w:r>
    </w:p>
    <w:p w14:paraId="73045772" w14:textId="757DB5F9" w:rsidR="00615331" w:rsidRDefault="00615331" w:rsidP="00615331">
      <w:pPr>
        <w:pStyle w:val="Heading3"/>
      </w:pPr>
      <w:bookmarkStart w:id="112" w:name="_Toc223422620"/>
      <w:r>
        <w:t>D</w:t>
      </w:r>
      <w:r w:rsidRPr="00615331">
        <w:t>ata analysis, reporting, and publication</w:t>
      </w:r>
      <w:bookmarkEnd w:id="112"/>
    </w:p>
    <w:p w14:paraId="13EC4E1B" w14:textId="549907AD" w:rsidR="006E764D" w:rsidRDefault="006E764D" w:rsidP="006E764D">
      <w:pPr>
        <w:pStyle w:val="Heading4"/>
      </w:pPr>
      <w:r>
        <w:t xml:space="preserve">Data publication – </w:t>
      </w:r>
      <w:r w:rsidR="00400C57">
        <w:t>Project Lead</w:t>
      </w:r>
      <w:r>
        <w:t>/data manager</w:t>
      </w:r>
    </w:p>
    <w:p w14:paraId="515A6548" w14:textId="74FCDD7C" w:rsidR="006E764D" w:rsidRPr="006E764D" w:rsidRDefault="006E764D" w:rsidP="006E764D">
      <w:r>
        <w:t xml:space="preserve">Data publication will occur after data has undergone QA/QC and is validated by the data manager. Metadata for this protocol has been updated and formatted into EML. The data manager will work with the </w:t>
      </w:r>
      <w:r w:rsidR="00400C57">
        <w:t>Project Lead</w:t>
      </w:r>
      <w:r>
        <w:t xml:space="preserve"> to ensure the final data package is properly formatted using EML and data files are in machine-readable format (CSV), which will be provided by the </w:t>
      </w:r>
      <w:r w:rsidR="00400C57">
        <w:t>Project Lead</w:t>
      </w:r>
      <w:r>
        <w:t xml:space="preserve">. The data manager will certify the data by ensuring that the data package has been verified using NPS provided tools and that data files are the same as data in the Production instance on SQL server, excluding any formatting or protected data. The data manager will publish the data package on NPS Data Store after </w:t>
      </w:r>
      <w:proofErr w:type="gramStart"/>
      <w:r>
        <w:t>review from the</w:t>
      </w:r>
      <w:proofErr w:type="gramEnd"/>
      <w:r>
        <w:t xml:space="preserve"> </w:t>
      </w:r>
      <w:r w:rsidR="00400C57">
        <w:t>Project Lead</w:t>
      </w:r>
      <w:r>
        <w:t>.</w:t>
      </w:r>
    </w:p>
    <w:p w14:paraId="67495B4D" w14:textId="0FCDCCB1" w:rsidR="00773D10" w:rsidRDefault="00773D10" w:rsidP="00773D10">
      <w:pPr>
        <w:pStyle w:val="Heading4"/>
      </w:pPr>
      <w:r>
        <w:t xml:space="preserve">Data analysis/reporting – </w:t>
      </w:r>
      <w:r w:rsidR="00400C57">
        <w:t>Project Lead</w:t>
      </w:r>
      <w:r>
        <w:t>/data manager</w:t>
      </w:r>
      <w:r w:rsidR="7034997D">
        <w:t>, and GIS Specialist</w:t>
      </w:r>
    </w:p>
    <w:p w14:paraId="04407836" w14:textId="29EAA1D8" w:rsidR="00773D10" w:rsidRDefault="00E40DF1" w:rsidP="65FF9C2C">
      <w:pPr>
        <w:rPr>
          <w:rFonts w:ascii="Calibri" w:eastAsia="Calibri" w:hAnsi="Calibri" w:cs="Calibri"/>
        </w:rPr>
      </w:pPr>
      <w:r>
        <w:t xml:space="preserve">Annual data summaries are produced through R scripts by March of the year following the field season. They are provided to park staff and </w:t>
      </w:r>
      <w:r w:rsidRPr="004828F3">
        <w:t>uploaded as part of the Research Permit Reporting System.</w:t>
      </w:r>
      <w:r w:rsidR="5D5996AD" w:rsidRPr="004828F3">
        <w:t xml:space="preserve"> </w:t>
      </w:r>
      <w:r w:rsidR="5D5996AD" w:rsidRPr="004828F3">
        <w:rPr>
          <w:rFonts w:ascii="Calibri" w:eastAsia="Calibri" w:hAnsi="Calibri" w:cs="Calibri"/>
        </w:rPr>
        <w:t xml:space="preserve">The GIS Specialist performs spatial analyses to support reporting efforts and </w:t>
      </w:r>
      <w:r w:rsidR="5D5996AD" w:rsidRPr="004828F3">
        <w:rPr>
          <w:rFonts w:ascii="Calibri" w:eastAsia="Calibri" w:hAnsi="Calibri" w:cs="Calibri"/>
        </w:rPr>
        <w:lastRenderedPageBreak/>
        <w:t>generates maps for annual reports. They also review summaries and reports to ensure the accuracy of spatial data and sources, while compiling additional spatial information to enhance analysis and reporting.</w:t>
      </w:r>
      <w:r w:rsidR="009E34C7">
        <w:rPr>
          <w:rFonts w:ascii="Calibri" w:eastAsia="Calibri" w:hAnsi="Calibri" w:cs="Calibri"/>
        </w:rPr>
        <w:t xml:space="preserve"> Need to update this section</w:t>
      </w:r>
    </w:p>
    <w:p w14:paraId="04F74DA1" w14:textId="77777777" w:rsidR="004828F3" w:rsidRPr="004828F3" w:rsidRDefault="004828F3" w:rsidP="65FF9C2C">
      <w:pPr>
        <w:rPr>
          <w:rFonts w:ascii="Calibri" w:eastAsia="Calibri" w:hAnsi="Calibri" w:cs="Calibri"/>
        </w:rPr>
      </w:pPr>
    </w:p>
    <w:p w14:paraId="14088844" w14:textId="77777777" w:rsidR="00773D10" w:rsidRDefault="00773D10" w:rsidP="006C419B">
      <w:pPr>
        <w:pStyle w:val="Heading2"/>
      </w:pPr>
      <w:bookmarkStart w:id="113" w:name="_Toc223422621"/>
      <w:r>
        <w:t>Future needs/wants</w:t>
      </w:r>
      <w:bookmarkEnd w:id="113"/>
    </w:p>
    <w:p w14:paraId="26702681" w14:textId="194088CA" w:rsidR="00615331" w:rsidRDefault="00F5402F" w:rsidP="00615331">
      <w:pPr>
        <w:pStyle w:val="ListParagraph"/>
        <w:numPr>
          <w:ilvl w:val="0"/>
          <w:numId w:val="8"/>
        </w:numPr>
      </w:pPr>
      <w:r>
        <w:t>Update validation script</w:t>
      </w:r>
    </w:p>
    <w:p w14:paraId="39C98F99" w14:textId="5B20E64A" w:rsidR="005C645B" w:rsidRDefault="00615331" w:rsidP="005C645B">
      <w:pPr>
        <w:pStyle w:val="ListParagraph"/>
        <w:numPr>
          <w:ilvl w:val="0"/>
          <w:numId w:val="8"/>
        </w:numPr>
      </w:pPr>
      <w:r>
        <w:t xml:space="preserve">Annual data summaries are </w:t>
      </w:r>
      <w:proofErr w:type="gramStart"/>
      <w:r>
        <w:t>complete</w:t>
      </w:r>
      <w:proofErr w:type="gramEnd"/>
      <w:r>
        <w:t xml:space="preserve"> but figures are due to be updated.</w:t>
      </w:r>
    </w:p>
    <w:p w14:paraId="6B453240" w14:textId="77777777" w:rsidR="005C645B" w:rsidRPr="005C645B" w:rsidRDefault="005C645B" w:rsidP="004828F3">
      <w:pPr>
        <w:sectPr w:rsidR="005C645B" w:rsidRPr="005C645B" w:rsidSect="00F76749">
          <w:headerReference w:type="default" r:id="rId25"/>
          <w:pgSz w:w="15840" w:h="12240" w:orient="landscape"/>
          <w:pgMar w:top="1440" w:right="1440" w:bottom="1440" w:left="1440" w:header="720" w:footer="720" w:gutter="0"/>
          <w:cols w:space="720"/>
          <w:docGrid w:linePitch="360"/>
        </w:sectPr>
      </w:pPr>
    </w:p>
    <w:p w14:paraId="0BBD79CE" w14:textId="77777777" w:rsidR="00FF0BA1" w:rsidRDefault="00FF0BA1" w:rsidP="00FF0BA1">
      <w:pPr>
        <w:pStyle w:val="Heading1"/>
      </w:pPr>
      <w:bookmarkStart w:id="114" w:name="_Toc182665878"/>
      <w:bookmarkStart w:id="115" w:name="_Toc223422622"/>
      <w:r>
        <w:lastRenderedPageBreak/>
        <w:t>Land Surface Phenology</w:t>
      </w:r>
      <w:bookmarkEnd w:id="114"/>
      <w:bookmarkEnd w:id="115"/>
    </w:p>
    <w:p w14:paraId="67B514C8" w14:textId="40BEF01D" w:rsidR="00D9237D" w:rsidRPr="00D9237D" w:rsidRDefault="00D9237D" w:rsidP="00FF74BC">
      <w:r w:rsidRPr="00D9237D">
        <w:t xml:space="preserve">In spring 2025, the project lead for this vital sign retired. The status of the vital sign prior to this retirement is summarized below. At present, the position remains vacant and is not expected to be refilled </w:t>
      </w:r>
      <w:proofErr w:type="gramStart"/>
      <w:r w:rsidRPr="00D9237D">
        <w:t>in the near future</w:t>
      </w:r>
      <w:proofErr w:type="gramEnd"/>
      <w:r w:rsidRPr="00D9237D">
        <w:t>.</w:t>
      </w:r>
    </w:p>
    <w:p w14:paraId="7EF690E6" w14:textId="77777777" w:rsidR="00FF0BA1" w:rsidRDefault="00FF0BA1" w:rsidP="00FF0BA1">
      <w:pPr>
        <w:pStyle w:val="Heading2"/>
      </w:pPr>
      <w:bookmarkStart w:id="116" w:name="_Toc182665879"/>
      <w:bookmarkStart w:id="117" w:name="_Toc223422623"/>
      <w:commentRangeStart w:id="118"/>
      <w:r>
        <w:t>Ideal Data Life Cycle for Land Surface Phenology</w:t>
      </w:r>
      <w:bookmarkEnd w:id="116"/>
      <w:commentRangeEnd w:id="118"/>
      <w:r w:rsidR="005F4021">
        <w:rPr>
          <w:rStyle w:val="CommentReference"/>
          <w:rFonts w:asciiTheme="minorHAnsi" w:eastAsiaTheme="minorHAnsi" w:hAnsiTheme="minorHAnsi" w:cstheme="minorBidi"/>
          <w:color w:val="auto"/>
        </w:rPr>
        <w:commentReference w:id="118"/>
      </w:r>
      <w:bookmarkEnd w:id="117"/>
    </w:p>
    <w:p w14:paraId="5421C92E" w14:textId="65F6163A" w:rsidR="00FF0BA1" w:rsidRPr="003F24FA" w:rsidRDefault="00AE3E58" w:rsidP="00FF0BA1">
      <w:r>
        <w:rPr>
          <w:noProof/>
        </w:rPr>
        <w:drawing>
          <wp:inline distT="0" distB="0" distL="0" distR="0" wp14:anchorId="2FA43193" wp14:editId="1C9C6D7B">
            <wp:extent cx="8229600" cy="3165475"/>
            <wp:effectExtent l="0" t="0" r="0" b="0"/>
            <wp:docPr id="1040774027" name="Picture 7" descr="Chart, waterfal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74027" name="Picture 7" descr="Chart, waterfall char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229600" cy="3165475"/>
                    </a:xfrm>
                    <a:prstGeom prst="rect">
                      <a:avLst/>
                    </a:prstGeom>
                  </pic:spPr>
                </pic:pic>
              </a:graphicData>
            </a:graphic>
          </wp:inline>
        </w:drawing>
      </w:r>
    </w:p>
    <w:p w14:paraId="2F2FCCD8" w14:textId="41FB6E12" w:rsidR="00FF0BA1" w:rsidRDefault="00FF0BA1" w:rsidP="00FF0BA1">
      <w:pPr>
        <w:pStyle w:val="Caption"/>
        <w:rPr>
          <w:sz w:val="22"/>
          <w:szCs w:val="22"/>
        </w:rPr>
      </w:pPr>
      <w:r w:rsidRPr="00F16E62">
        <w:rPr>
          <w:sz w:val="22"/>
          <w:szCs w:val="22"/>
        </w:rPr>
        <w:t xml:space="preserve">Figure </w:t>
      </w:r>
      <w:r>
        <w:rPr>
          <w:sz w:val="22"/>
          <w:szCs w:val="22"/>
        </w:rPr>
        <w:t>3.1</w:t>
      </w:r>
      <w:r w:rsidRPr="00F16E62">
        <w:rPr>
          <w:sz w:val="22"/>
          <w:szCs w:val="22"/>
        </w:rPr>
        <w:t xml:space="preserve">. This chart is a </w:t>
      </w:r>
      <w:proofErr w:type="gramStart"/>
      <w:r w:rsidRPr="00F16E62">
        <w:rPr>
          <w:sz w:val="22"/>
          <w:szCs w:val="22"/>
        </w:rPr>
        <w:t xml:space="preserve">representation of the workflow for the </w:t>
      </w:r>
      <w:r>
        <w:rPr>
          <w:sz w:val="22"/>
          <w:szCs w:val="22"/>
        </w:rPr>
        <w:t xml:space="preserve">Land Surface Phenology </w:t>
      </w:r>
      <w:r w:rsidRPr="00F16E62">
        <w:rPr>
          <w:sz w:val="22"/>
          <w:szCs w:val="22"/>
        </w:rPr>
        <w:t>vital sign</w:t>
      </w:r>
      <w:proofErr w:type="gramEnd"/>
      <w:r w:rsidRPr="00F16E62">
        <w:rPr>
          <w:sz w:val="22"/>
          <w:szCs w:val="22"/>
        </w:rPr>
        <w:t xml:space="preserve">. Tasks are colored coded according to the type of task, where data </w:t>
      </w:r>
      <w:r>
        <w:rPr>
          <w:sz w:val="22"/>
          <w:szCs w:val="22"/>
        </w:rPr>
        <w:t>download and import</w:t>
      </w:r>
      <w:r w:rsidRPr="00F16E62">
        <w:rPr>
          <w:sz w:val="22"/>
          <w:szCs w:val="22"/>
        </w:rPr>
        <w:t xml:space="preserve"> tasks are in blue text, data </w:t>
      </w:r>
      <w:r>
        <w:rPr>
          <w:sz w:val="22"/>
          <w:szCs w:val="22"/>
        </w:rPr>
        <w:t xml:space="preserve">processing and </w:t>
      </w:r>
      <w:r w:rsidRPr="00F16E62">
        <w:rPr>
          <w:sz w:val="22"/>
          <w:szCs w:val="22"/>
        </w:rPr>
        <w:t xml:space="preserve">QA/Qc tasks are in orange text, and data analysis, reporting, and publication tasks are in purple text. Bars for each task are color coded according to status of the task. Tasks that fall in the </w:t>
      </w:r>
      <w:r>
        <w:rPr>
          <w:sz w:val="22"/>
          <w:szCs w:val="22"/>
        </w:rPr>
        <w:t>‘N</w:t>
      </w:r>
      <w:r w:rsidRPr="00F16E62">
        <w:rPr>
          <w:sz w:val="22"/>
          <w:szCs w:val="22"/>
        </w:rPr>
        <w:t>eeds to be updated</w:t>
      </w:r>
      <w:r>
        <w:rPr>
          <w:sz w:val="22"/>
          <w:szCs w:val="22"/>
        </w:rPr>
        <w:t>’</w:t>
      </w:r>
      <w:r w:rsidRPr="00F16E62">
        <w:rPr>
          <w:sz w:val="22"/>
          <w:szCs w:val="22"/>
        </w:rPr>
        <w:t xml:space="preserve"> category are represented by orange bars. </w:t>
      </w:r>
      <w:r>
        <w:rPr>
          <w:sz w:val="22"/>
          <w:szCs w:val="22"/>
        </w:rPr>
        <w:t xml:space="preserve">‘Operational’ tasks are currently working but may still require updating and general upkeep. These tasks are represented by blue bars. Each task bar is labeled with the person(s) that </w:t>
      </w:r>
      <w:proofErr w:type="gramStart"/>
      <w:r>
        <w:rPr>
          <w:sz w:val="22"/>
          <w:szCs w:val="22"/>
        </w:rPr>
        <w:t>play</w:t>
      </w:r>
      <w:proofErr w:type="gramEnd"/>
      <w:r>
        <w:rPr>
          <w:sz w:val="22"/>
          <w:szCs w:val="22"/>
        </w:rPr>
        <w:t xml:space="preserve"> a role in completing the task, where </w:t>
      </w:r>
      <w:r w:rsidR="00400C57">
        <w:rPr>
          <w:sz w:val="22"/>
          <w:szCs w:val="22"/>
        </w:rPr>
        <w:t>PL</w:t>
      </w:r>
      <w:r>
        <w:rPr>
          <w:sz w:val="22"/>
          <w:szCs w:val="22"/>
        </w:rPr>
        <w:t xml:space="preserve"> = </w:t>
      </w:r>
      <w:r w:rsidR="00400C57">
        <w:rPr>
          <w:sz w:val="22"/>
          <w:szCs w:val="22"/>
        </w:rPr>
        <w:t>Project Lead</w:t>
      </w:r>
      <w:r>
        <w:rPr>
          <w:sz w:val="22"/>
          <w:szCs w:val="22"/>
        </w:rPr>
        <w:t>, DM = Data Manager, and GIS = GIS Specialist.</w:t>
      </w:r>
    </w:p>
    <w:p w14:paraId="57D239DB" w14:textId="77777777" w:rsidR="00FF0BA1" w:rsidRDefault="00FF0BA1" w:rsidP="00FF0BA1">
      <w:pPr>
        <w:pStyle w:val="Heading2"/>
      </w:pPr>
      <w:bookmarkStart w:id="119" w:name="_Toc182665880"/>
      <w:bookmarkStart w:id="120" w:name="_Toc223422624"/>
      <w:r>
        <w:lastRenderedPageBreak/>
        <w:t>Task descriptions and Roles and Responsibilities</w:t>
      </w:r>
      <w:bookmarkEnd w:id="119"/>
      <w:bookmarkEnd w:id="120"/>
    </w:p>
    <w:p w14:paraId="37027A06" w14:textId="031B9A99" w:rsidR="00FF0BA1" w:rsidRDefault="00FF0BA1" w:rsidP="00FF0BA1">
      <w:r>
        <w:t xml:space="preserve">The Land Surface Phenology protocol estimates daily vegetation greenness in target ecosystems in SCPN parks at a spatial scale of 250 m pixels. The protocol uses downloads of daily, publicly available, satellite data. The protocol creates pixel-specific daily record sequences of filtered, smoothed data as well as spatially aggregated statistics for target ecosystems. Annual phenological statistics are calculated, and </w:t>
      </w:r>
      <w:proofErr w:type="gramStart"/>
      <w:r>
        <w:t>long term</w:t>
      </w:r>
      <w:proofErr w:type="gramEnd"/>
      <w:r>
        <w:t xml:space="preserve"> patterns are analyzed. Key data products of this protocol are pixel- and ecosystem- specific time series of vegetation indices. </w:t>
      </w:r>
    </w:p>
    <w:p w14:paraId="75100E7F" w14:textId="77777777" w:rsidR="00FF0BA1" w:rsidRPr="001E6465" w:rsidRDefault="00FF0BA1" w:rsidP="00FF0BA1">
      <w:r>
        <w:t>Broad protocol tasks are described here and are accomplished by the protocol manager, data manager, and GIS specialist.</w:t>
      </w:r>
    </w:p>
    <w:p w14:paraId="04090192" w14:textId="77777777" w:rsidR="00FF0BA1" w:rsidRPr="005809CB" w:rsidRDefault="00FF0BA1" w:rsidP="00FF0BA1">
      <w:pPr>
        <w:pStyle w:val="Heading3"/>
      </w:pPr>
      <w:bookmarkStart w:id="121" w:name="_Toc182665881"/>
      <w:bookmarkStart w:id="122" w:name="_Toc223422625"/>
      <w:r>
        <w:t>Data collection</w:t>
      </w:r>
      <w:bookmarkEnd w:id="121"/>
      <w:bookmarkEnd w:id="122"/>
    </w:p>
    <w:p w14:paraId="688DF303" w14:textId="57BD8B6B" w:rsidR="00FF0BA1" w:rsidRDefault="00FF0BA1" w:rsidP="00FF0BA1">
      <w:pPr>
        <w:pStyle w:val="Heading4"/>
      </w:pPr>
      <w:r>
        <w:t xml:space="preserve">Data download– </w:t>
      </w:r>
      <w:r w:rsidR="00400C57">
        <w:t>Project Lead</w:t>
      </w:r>
    </w:p>
    <w:p w14:paraId="28B0A40A" w14:textId="77777777" w:rsidR="00FF0BA1" w:rsidRDefault="00FF0BA1" w:rsidP="00FF0BA1">
      <w:r>
        <w:t xml:space="preserve">Data for each area of interest </w:t>
      </w:r>
      <w:proofErr w:type="gramStart"/>
      <w:r>
        <w:t>are</w:t>
      </w:r>
      <w:proofErr w:type="gramEnd"/>
      <w:r>
        <w:t xml:space="preserve"> downloaded using scheduled scripts. The download was previously done through Python scripts to Google Earth Engine. Because of issues with NPS access to Google Earth Engine for production use, scripts are being migrated to download using APPEEARS data provider and either R or a combination of </w:t>
      </w:r>
      <w:proofErr w:type="spellStart"/>
      <w:r>
        <w:t>SqlServer</w:t>
      </w:r>
      <w:proofErr w:type="spellEnd"/>
      <w:r>
        <w:t xml:space="preserve"> TSQL and </w:t>
      </w:r>
      <w:proofErr w:type="spellStart"/>
      <w:r>
        <w:t>Powershell</w:t>
      </w:r>
      <w:proofErr w:type="spellEnd"/>
      <w:r>
        <w:t xml:space="preserve">.  </w:t>
      </w:r>
      <w:r w:rsidRPr="0077507A">
        <w:rPr>
          <w:i/>
          <w:iCs/>
        </w:rPr>
        <w:t>Modify this line to just reflect the new process once script migration is complete.</w:t>
      </w:r>
      <w:r>
        <w:t xml:space="preserve"> </w:t>
      </w:r>
    </w:p>
    <w:p w14:paraId="1B91E755" w14:textId="77777777" w:rsidR="00FF0BA1" w:rsidRDefault="00FF0BA1" w:rsidP="00FF0BA1">
      <w:pPr>
        <w:pStyle w:val="Heading3"/>
      </w:pPr>
      <w:bookmarkStart w:id="123" w:name="_Toc182665882"/>
      <w:bookmarkStart w:id="124" w:name="_Toc223422626"/>
      <w:r>
        <w:t>Data processing</w:t>
      </w:r>
      <w:bookmarkEnd w:id="123"/>
      <w:bookmarkEnd w:id="124"/>
    </w:p>
    <w:p w14:paraId="4764573C" w14:textId="4638F993" w:rsidR="00FF0BA1" w:rsidRDefault="00FF0BA1" w:rsidP="00FF0BA1">
      <w:pPr>
        <w:pStyle w:val="Heading4"/>
      </w:pPr>
      <w:r>
        <w:t xml:space="preserve">Data imported to </w:t>
      </w:r>
      <w:proofErr w:type="spellStart"/>
      <w:r>
        <w:t>SqlServer</w:t>
      </w:r>
      <w:proofErr w:type="spellEnd"/>
      <w:r>
        <w:t xml:space="preserve"> database – </w:t>
      </w:r>
      <w:r w:rsidR="00400C57">
        <w:t>Project Lead</w:t>
      </w:r>
      <w:r>
        <w:t xml:space="preserve"> </w:t>
      </w:r>
    </w:p>
    <w:p w14:paraId="6F736AD7" w14:textId="46F35129" w:rsidR="00FF0BA1" w:rsidRPr="005C645B" w:rsidRDefault="00FF0BA1" w:rsidP="00FF0BA1">
      <w:r>
        <w:t xml:space="preserve">Automated </w:t>
      </w:r>
      <w:r w:rsidR="00FA6413">
        <w:t xml:space="preserve">annual </w:t>
      </w:r>
      <w:r>
        <w:t xml:space="preserve">data importing to </w:t>
      </w:r>
      <w:proofErr w:type="spellStart"/>
      <w:r>
        <w:t>SQLServer</w:t>
      </w:r>
      <w:proofErr w:type="spellEnd"/>
      <w:r>
        <w:t xml:space="preserve"> is done through TSQL scripts, stored procedures, and job agents. These scripts need to be modified to reflect the shift from </w:t>
      </w:r>
      <w:proofErr w:type="spellStart"/>
      <w:r>
        <w:t>EarthEngine</w:t>
      </w:r>
      <w:proofErr w:type="spellEnd"/>
      <w:r>
        <w:t xml:space="preserve"> / Python downloads to APPEEARS / </w:t>
      </w:r>
      <w:proofErr w:type="spellStart"/>
      <w:r>
        <w:t>SqlServer</w:t>
      </w:r>
      <w:proofErr w:type="spellEnd"/>
      <w:r>
        <w:t xml:space="preserve"> TSQL - </w:t>
      </w:r>
      <w:proofErr w:type="spellStart"/>
      <w:r>
        <w:t>Powershell</w:t>
      </w:r>
      <w:proofErr w:type="spellEnd"/>
      <w:r>
        <w:t xml:space="preserve">. </w:t>
      </w:r>
    </w:p>
    <w:p w14:paraId="39D6B656" w14:textId="1D81BCA8" w:rsidR="00FF0BA1" w:rsidRDefault="00FF0BA1" w:rsidP="00FF0BA1">
      <w:pPr>
        <w:pStyle w:val="Heading4"/>
      </w:pPr>
      <w:r w:rsidRPr="00377D93">
        <w:t>Vegetation index calculation (SQL Server)</w:t>
      </w:r>
      <w:r>
        <w:t xml:space="preserve"> – </w:t>
      </w:r>
      <w:r w:rsidR="00400C57">
        <w:t>Project Lead</w:t>
      </w:r>
    </w:p>
    <w:p w14:paraId="7D1DE15F" w14:textId="4DF666F5" w:rsidR="00FF0BA1" w:rsidRDefault="00FF0BA1" w:rsidP="00FF0BA1">
      <w:r>
        <w:t xml:space="preserve">Automated </w:t>
      </w:r>
      <w:r w:rsidR="00FA6413">
        <w:t>annual</w:t>
      </w:r>
      <w:r>
        <w:t xml:space="preserve"> vegetation index calculation will be done through existing </w:t>
      </w:r>
      <w:proofErr w:type="spellStart"/>
      <w:r>
        <w:t>SQLServer</w:t>
      </w:r>
      <w:proofErr w:type="spellEnd"/>
      <w:r>
        <w:t xml:space="preserve"> job agents that run TSQL stored procedures. The stored procedures need to be modified to add a step of NDVI calculation and cloud-snow-aerosols-data screening (steps that were previously done using the </w:t>
      </w:r>
      <w:proofErr w:type="spellStart"/>
      <w:proofErr w:type="gramStart"/>
      <w:r>
        <w:t>EarthEngine</w:t>
      </w:r>
      <w:proofErr w:type="spellEnd"/>
      <w:r>
        <w:t xml:space="preserve">  /</w:t>
      </w:r>
      <w:proofErr w:type="gramEnd"/>
      <w:r w:rsidR="004E38EE">
        <w:t xml:space="preserve"> </w:t>
      </w:r>
      <w:r>
        <w:t xml:space="preserve">Python process but cannot be accomplished in the APPEEARS / </w:t>
      </w:r>
      <w:proofErr w:type="spellStart"/>
      <w:r>
        <w:t>Powershell</w:t>
      </w:r>
      <w:proofErr w:type="spellEnd"/>
      <w:r>
        <w:t xml:space="preserve">). – </w:t>
      </w:r>
      <w:r w:rsidR="00400C57">
        <w:t>Project Lead</w:t>
      </w:r>
    </w:p>
    <w:p w14:paraId="7E5BFB6F" w14:textId="137D5D2F" w:rsidR="00FF0BA1" w:rsidRDefault="00FF0BA1" w:rsidP="00FF0BA1">
      <w:pPr>
        <w:pStyle w:val="Heading4"/>
      </w:pPr>
      <w:r>
        <w:t xml:space="preserve">Data processed </w:t>
      </w:r>
      <w:r w:rsidRPr="00B234DF">
        <w:rPr>
          <w:b/>
          <w:bCs/>
        </w:rPr>
        <w:t>from</w:t>
      </w:r>
      <w:r>
        <w:t xml:space="preserve">: raw daily data </w:t>
      </w:r>
      <w:proofErr w:type="gramStart"/>
      <w:r w:rsidRPr="00B234DF">
        <w:rPr>
          <w:b/>
          <w:bCs/>
        </w:rPr>
        <w:t>to</w:t>
      </w:r>
      <w:r>
        <w:t>:</w:t>
      </w:r>
      <w:proofErr w:type="gramEnd"/>
      <w:r>
        <w:t xml:space="preserve"> median-smoothed data (SQL Server)– </w:t>
      </w:r>
      <w:r w:rsidR="00400C57">
        <w:t>Project Lead</w:t>
      </w:r>
    </w:p>
    <w:p w14:paraId="29C9D054" w14:textId="1839D913" w:rsidR="00FF0BA1" w:rsidRDefault="00FF0BA1" w:rsidP="00FF0BA1">
      <w:r>
        <w:t xml:space="preserve">Automated </w:t>
      </w:r>
      <w:r w:rsidR="0033336E">
        <w:t>annual</w:t>
      </w:r>
      <w:r>
        <w:t xml:space="preserve"> calculation of pixel-specific daily median-smoothed data is done through </w:t>
      </w:r>
      <w:proofErr w:type="spellStart"/>
      <w:r>
        <w:t>SQLServer</w:t>
      </w:r>
      <w:proofErr w:type="spellEnd"/>
      <w:r>
        <w:t xml:space="preserve"> job agents that run TSQL stored procedures.</w:t>
      </w:r>
    </w:p>
    <w:p w14:paraId="3E49FBDC" w14:textId="77777777" w:rsidR="00FF0BA1" w:rsidRDefault="00FF0BA1" w:rsidP="00FF0BA1">
      <w:pPr>
        <w:pStyle w:val="Heading4"/>
      </w:pPr>
      <w:r>
        <w:t xml:space="preserve">Data processed </w:t>
      </w:r>
      <w:r w:rsidRPr="00B234DF">
        <w:rPr>
          <w:b/>
          <w:bCs/>
        </w:rPr>
        <w:t>from</w:t>
      </w:r>
      <w:r>
        <w:t xml:space="preserve">: pixel-specific data </w:t>
      </w:r>
      <w:proofErr w:type="gramStart"/>
      <w:r w:rsidRPr="00B234DF">
        <w:rPr>
          <w:b/>
          <w:bCs/>
        </w:rPr>
        <w:t>to</w:t>
      </w:r>
      <w:r>
        <w:t>:</w:t>
      </w:r>
      <w:proofErr w:type="gramEnd"/>
      <w:r>
        <w:t xml:space="preserve"> aggregated ecosystem data (SQL Server)</w:t>
      </w:r>
    </w:p>
    <w:p w14:paraId="374FFC7E" w14:textId="0B92D39B" w:rsidR="00FF0BA1" w:rsidRPr="008F07AF" w:rsidRDefault="00FF0BA1" w:rsidP="00FF0BA1">
      <w:r>
        <w:t xml:space="preserve">Automated </w:t>
      </w:r>
      <w:r w:rsidR="0033336E">
        <w:t>annual</w:t>
      </w:r>
      <w:r>
        <w:t xml:space="preserve"> calculation of aggregated ecosystem daily and annual phenological data is done through </w:t>
      </w:r>
      <w:proofErr w:type="spellStart"/>
      <w:r>
        <w:t>SQLServer</w:t>
      </w:r>
      <w:proofErr w:type="spellEnd"/>
      <w:r>
        <w:t xml:space="preserve"> job agents that run TSQL stored procedures.</w:t>
      </w:r>
    </w:p>
    <w:p w14:paraId="129631E3" w14:textId="7ABFBB8A" w:rsidR="00FF0BA1" w:rsidRDefault="00FF0BA1" w:rsidP="00FF0BA1">
      <w:pPr>
        <w:pStyle w:val="Heading4"/>
      </w:pPr>
      <w:r w:rsidRPr="00B02B6B">
        <w:lastRenderedPageBreak/>
        <w:t>QA/QC validation (SQL Server &amp; R)</w:t>
      </w:r>
    </w:p>
    <w:p w14:paraId="41036EDD" w14:textId="6443A771" w:rsidR="00FF0BA1" w:rsidRPr="008B528C" w:rsidRDefault="00FF0BA1" w:rsidP="00FF0BA1">
      <w:r>
        <w:t xml:space="preserve">Data </w:t>
      </w:r>
      <w:proofErr w:type="gramStart"/>
      <w:r>
        <w:t>are</w:t>
      </w:r>
      <w:proofErr w:type="gramEnd"/>
      <w:r>
        <w:t xml:space="preserve"> checked to ensure that complete records are present for each pixel without duplicates, that data from both satellites are present for each year, that the median</w:t>
      </w:r>
      <w:r w:rsidR="0033336E">
        <w:t>-</w:t>
      </w:r>
      <w:r>
        <w:t>smoothed record is complete for each pixel, and that ecosystems have ecologically plausible ranges and patterns. Done with R scripts, phenology raster graphs, ecosystem summaries.</w:t>
      </w:r>
      <w:r w:rsidRPr="007858AA">
        <w:t xml:space="preserve"> </w:t>
      </w:r>
    </w:p>
    <w:p w14:paraId="3BC0F804" w14:textId="77777777" w:rsidR="00FF0BA1" w:rsidRDefault="00FF0BA1" w:rsidP="00FF0BA1">
      <w:pPr>
        <w:pStyle w:val="Heading4"/>
      </w:pPr>
      <w:r w:rsidRPr="00B02B6B">
        <w:t>Review AOIs, database structure, validation process</w:t>
      </w:r>
    </w:p>
    <w:p w14:paraId="74F78239" w14:textId="6A617094" w:rsidR="00FF0BA1" w:rsidRPr="00B02B6B" w:rsidRDefault="00FF0BA1" w:rsidP="00FF0BA1">
      <w:r w:rsidRPr="007858AA">
        <w:t xml:space="preserve">Review </w:t>
      </w:r>
      <w:r>
        <w:t xml:space="preserve">the areas of interest and the data sources and phenological metrics calculated and modify as needed. GIS </w:t>
      </w:r>
      <w:proofErr w:type="gramStart"/>
      <w:r>
        <w:t>specialist</w:t>
      </w:r>
      <w:proofErr w:type="gramEnd"/>
      <w:r>
        <w:t xml:space="preserve"> may assist with creating new areas of interest.</w:t>
      </w:r>
      <w:r w:rsidR="004C1726">
        <w:t xml:space="preserve"> Also review the validation process to ensure that it is sufficient.</w:t>
      </w:r>
    </w:p>
    <w:p w14:paraId="564BBD91" w14:textId="77777777" w:rsidR="00FF0BA1" w:rsidRDefault="00FF0BA1" w:rsidP="00FF0BA1">
      <w:pPr>
        <w:pStyle w:val="Heading3"/>
      </w:pPr>
      <w:bookmarkStart w:id="125" w:name="_Toc182665883"/>
      <w:bookmarkStart w:id="126" w:name="_Toc223422627"/>
      <w:r>
        <w:t>D</w:t>
      </w:r>
      <w:r w:rsidRPr="00615331">
        <w:t>ata analysis, reporting, and publication</w:t>
      </w:r>
      <w:bookmarkEnd w:id="125"/>
      <w:bookmarkEnd w:id="126"/>
    </w:p>
    <w:p w14:paraId="5C9F162A" w14:textId="30EC9F19" w:rsidR="007F5F91" w:rsidRDefault="00FF0BA1" w:rsidP="00FF0BA1">
      <w:pPr>
        <w:pStyle w:val="Heading4"/>
      </w:pPr>
      <w:r w:rsidRPr="00B02B6B">
        <w:t xml:space="preserve">Data analysis </w:t>
      </w:r>
    </w:p>
    <w:p w14:paraId="2B835E57" w14:textId="4E8C7FE1" w:rsidR="003A4F73" w:rsidRPr="003A4F73" w:rsidRDefault="00931227" w:rsidP="00C70F07">
      <w:r>
        <w:t xml:space="preserve">Data will be analyzed using </w:t>
      </w:r>
      <w:r w:rsidR="0015217D">
        <w:t xml:space="preserve">a combination of </w:t>
      </w:r>
      <w:r>
        <w:t>trend analys</w:t>
      </w:r>
      <w:r w:rsidR="0015217D">
        <w:t>i</w:t>
      </w:r>
      <w:r>
        <w:t xml:space="preserve">s, </w:t>
      </w:r>
      <w:r w:rsidR="001351DE">
        <w:t xml:space="preserve">analysis of </w:t>
      </w:r>
      <w:r>
        <w:t>covariates</w:t>
      </w:r>
      <w:r w:rsidR="0015217D">
        <w:t xml:space="preserve">, and spatial analysis </w:t>
      </w:r>
      <w:r>
        <w:t xml:space="preserve">and interpreted </w:t>
      </w:r>
      <w:r w:rsidR="0015217D">
        <w:t xml:space="preserve">in the context of existing literature. </w:t>
      </w:r>
      <w:r w:rsidR="001351DE" w:rsidRPr="001351DE">
        <w:t xml:space="preserve">The GIS Specialist performs spatial analyses to support </w:t>
      </w:r>
      <w:r w:rsidR="001351DE">
        <w:t>analysis and</w:t>
      </w:r>
      <w:r w:rsidR="00FF0BA1" w:rsidRPr="00B02B6B">
        <w:t xml:space="preserve"> reporting </w:t>
      </w:r>
      <w:r w:rsidR="001351DE" w:rsidRPr="001351DE">
        <w:t>efforts</w:t>
      </w:r>
    </w:p>
    <w:p w14:paraId="1A98D22C" w14:textId="1D2DDE62" w:rsidR="00FF0BA1" w:rsidRDefault="007F5F91" w:rsidP="00FF0BA1">
      <w:pPr>
        <w:pStyle w:val="Heading4"/>
      </w:pPr>
      <w:r>
        <w:t>R</w:t>
      </w:r>
      <w:r w:rsidR="00FF0BA1" w:rsidRPr="00B02B6B">
        <w:t xml:space="preserve">eporting </w:t>
      </w:r>
    </w:p>
    <w:p w14:paraId="73C3ADF5" w14:textId="2B6334F8" w:rsidR="00FF0BA1" w:rsidRDefault="00BD6182" w:rsidP="00FF0BA1">
      <w:r>
        <w:t xml:space="preserve">Reports will </w:t>
      </w:r>
      <w:r w:rsidR="00FF0BA1">
        <w:t xml:space="preserve">be produced </w:t>
      </w:r>
      <w:r>
        <w:t xml:space="preserve">using </w:t>
      </w:r>
      <w:proofErr w:type="gramStart"/>
      <w:r>
        <w:t>the analysis</w:t>
      </w:r>
      <w:proofErr w:type="gramEnd"/>
      <w:r>
        <w:t xml:space="preserve"> products and will provide some combination of trend analysis, analysis of covariates, spatial analysis and interpretation in the context of existing literature</w:t>
      </w:r>
      <w:r w:rsidR="00FF0BA1">
        <w:t>.</w:t>
      </w:r>
    </w:p>
    <w:p w14:paraId="0CC239C1" w14:textId="1F119875" w:rsidR="007F6C89" w:rsidRDefault="007F6C89" w:rsidP="007F6C89">
      <w:pPr>
        <w:pStyle w:val="Heading4"/>
      </w:pPr>
      <w:bookmarkStart w:id="127" w:name="_Toc182665884"/>
      <w:r>
        <w:t xml:space="preserve">Data publication – </w:t>
      </w:r>
      <w:r w:rsidR="00400C57">
        <w:t>Project Lead</w:t>
      </w:r>
      <w:r>
        <w:t>/data manager</w:t>
      </w:r>
    </w:p>
    <w:p w14:paraId="122E6AB2" w14:textId="256AEE56" w:rsidR="007F6C89" w:rsidRPr="006E764D" w:rsidRDefault="007F6C89" w:rsidP="007F6C89">
      <w:r>
        <w:t xml:space="preserve">Data publication will occur after data has undergone QA/QC and is validated by the data manager. The data manager will work with the </w:t>
      </w:r>
      <w:r w:rsidR="00400C57">
        <w:t>Project Lead</w:t>
      </w:r>
      <w:r>
        <w:t xml:space="preserve"> to ensure the final data package is properly formatted using EML and data files are in machine-readable format (CSV), which will be provided by the </w:t>
      </w:r>
      <w:r w:rsidR="00400C57">
        <w:t>Project Lead</w:t>
      </w:r>
      <w:r>
        <w:t xml:space="preserve">. The data manager will certify the data by ensuring that the data package has been verified using NPS provided tools and that data files are the same as data on SQL server, excluding any formatting or protected data. The data manager will publish the data package on NPS Data Store after </w:t>
      </w:r>
      <w:proofErr w:type="gramStart"/>
      <w:r>
        <w:t>review from the</w:t>
      </w:r>
      <w:proofErr w:type="gramEnd"/>
      <w:r>
        <w:t xml:space="preserve"> </w:t>
      </w:r>
      <w:r w:rsidR="00400C57">
        <w:t>Project Lead</w:t>
      </w:r>
      <w:r>
        <w:t>.</w:t>
      </w:r>
    </w:p>
    <w:p w14:paraId="34F59740" w14:textId="17F3E910" w:rsidR="00FF0BA1" w:rsidRDefault="007E1C4B" w:rsidP="00FF0BA1">
      <w:pPr>
        <w:pStyle w:val="Heading2"/>
      </w:pPr>
      <w:bookmarkStart w:id="128" w:name="_Toc223422628"/>
      <w:bookmarkEnd w:id="127"/>
      <w:r>
        <w:t>Future wants/needs</w:t>
      </w:r>
      <w:bookmarkEnd w:id="128"/>
    </w:p>
    <w:p w14:paraId="53E7123B" w14:textId="77777777" w:rsidR="001D5235" w:rsidRDefault="00FF0BA1" w:rsidP="00FF0BA1">
      <w:pPr>
        <w:rPr>
          <w:noProof/>
        </w:rPr>
      </w:pPr>
      <w:r>
        <w:rPr>
          <w:noProof/>
        </w:rPr>
        <w:t xml:space="preserve">Things that need to happen </w:t>
      </w:r>
    </w:p>
    <w:p w14:paraId="484093AE" w14:textId="4856B486" w:rsidR="001D5235" w:rsidRDefault="00FF0BA1" w:rsidP="00FF0BA1">
      <w:pPr>
        <w:pStyle w:val="ListParagraph"/>
        <w:numPr>
          <w:ilvl w:val="0"/>
          <w:numId w:val="9"/>
        </w:numPr>
        <w:rPr>
          <w:noProof/>
        </w:rPr>
      </w:pPr>
      <w:r>
        <w:rPr>
          <w:noProof/>
        </w:rPr>
        <w:t xml:space="preserve">Migration </w:t>
      </w:r>
      <w:r w:rsidR="001D5235">
        <w:rPr>
          <w:noProof/>
        </w:rPr>
        <w:t xml:space="preserve">of data source to the VIIRS satallite data </w:t>
      </w:r>
    </w:p>
    <w:p w14:paraId="11DD4765" w14:textId="41586660" w:rsidR="00AD05D4" w:rsidRDefault="00AD05D4" w:rsidP="00FF0BA1">
      <w:pPr>
        <w:pStyle w:val="ListParagraph"/>
        <w:numPr>
          <w:ilvl w:val="0"/>
          <w:numId w:val="9"/>
        </w:numPr>
        <w:rPr>
          <w:noProof/>
        </w:rPr>
      </w:pPr>
      <w:r>
        <w:rPr>
          <w:noProof/>
        </w:rPr>
        <w:t xml:space="preserve">Migration of data download and VI processing scripts to the </w:t>
      </w:r>
      <w:r w:rsidR="00FF0BA1">
        <w:rPr>
          <w:noProof/>
        </w:rPr>
        <w:t xml:space="preserve">APPEEARS </w:t>
      </w:r>
      <w:r>
        <w:rPr>
          <w:noProof/>
        </w:rPr>
        <w:t xml:space="preserve">data repository </w:t>
      </w:r>
    </w:p>
    <w:p w14:paraId="34C3ACD4" w14:textId="349F86FD" w:rsidR="00EE5528" w:rsidRDefault="00EE5528" w:rsidP="00FF0BA1">
      <w:pPr>
        <w:pStyle w:val="ListParagraph"/>
        <w:numPr>
          <w:ilvl w:val="0"/>
          <w:numId w:val="9"/>
        </w:numPr>
        <w:rPr>
          <w:noProof/>
        </w:rPr>
      </w:pPr>
      <w:r>
        <w:rPr>
          <w:noProof/>
        </w:rPr>
        <w:t xml:space="preserve">Completion of metadata for SQLServer database </w:t>
      </w:r>
    </w:p>
    <w:p w14:paraId="4CB846D8" w14:textId="775C47B7" w:rsidR="00FF0BA1" w:rsidRDefault="00AD05D4" w:rsidP="00C70F07">
      <w:pPr>
        <w:pStyle w:val="ListParagraph"/>
        <w:numPr>
          <w:ilvl w:val="0"/>
          <w:numId w:val="9"/>
        </w:numPr>
        <w:rPr>
          <w:noProof/>
        </w:rPr>
      </w:pPr>
      <w:r>
        <w:rPr>
          <w:noProof/>
        </w:rPr>
        <w:t>M</w:t>
      </w:r>
      <w:r w:rsidR="00FF0BA1">
        <w:rPr>
          <w:noProof/>
        </w:rPr>
        <w:t xml:space="preserve">igration </w:t>
      </w:r>
      <w:r w:rsidR="00A0754C">
        <w:rPr>
          <w:noProof/>
        </w:rPr>
        <w:t>of data download, scripts, and</w:t>
      </w:r>
      <w:r w:rsidR="00FF0BA1">
        <w:rPr>
          <w:noProof/>
        </w:rPr>
        <w:t xml:space="preserve"> automated online reporting to regional/national level </w:t>
      </w:r>
      <w:r>
        <w:rPr>
          <w:noProof/>
        </w:rPr>
        <w:t>(</w:t>
      </w:r>
      <w:r w:rsidR="00A0754C">
        <w:rPr>
          <w:noProof/>
        </w:rPr>
        <w:t xml:space="preserve">this is a </w:t>
      </w:r>
      <w:r>
        <w:rPr>
          <w:noProof/>
        </w:rPr>
        <w:t xml:space="preserve">side task, not part of vital sign, but </w:t>
      </w:r>
      <w:r w:rsidR="00394E24">
        <w:rPr>
          <w:noProof/>
        </w:rPr>
        <w:t>m</w:t>
      </w:r>
      <w:r w:rsidR="00EE5528">
        <w:rPr>
          <w:noProof/>
        </w:rPr>
        <w:t>ost</w:t>
      </w:r>
      <w:r w:rsidR="00394E24">
        <w:rPr>
          <w:noProof/>
        </w:rPr>
        <w:t xml:space="preserve"> of it will </w:t>
      </w:r>
      <w:r>
        <w:rPr>
          <w:noProof/>
        </w:rPr>
        <w:t>overlap with vital sign tasks</w:t>
      </w:r>
      <w:r w:rsidR="00A0754C">
        <w:rPr>
          <w:noProof/>
        </w:rPr>
        <w:t>).</w:t>
      </w:r>
    </w:p>
    <w:p w14:paraId="5AE85A6E" w14:textId="2A382554" w:rsidR="0037187E" w:rsidRDefault="0037187E" w:rsidP="00FF0BA1">
      <w:pPr>
        <w:rPr>
          <w:noProof/>
        </w:rPr>
        <w:sectPr w:rsidR="0037187E" w:rsidSect="00D02AA5">
          <w:headerReference w:type="default" r:id="rId27"/>
          <w:pgSz w:w="15840" w:h="12240" w:orient="landscape"/>
          <w:pgMar w:top="1440" w:right="1440" w:bottom="1440" w:left="1440" w:header="720" w:footer="720" w:gutter="0"/>
          <w:cols w:space="720"/>
          <w:docGrid w:linePitch="360"/>
        </w:sectPr>
      </w:pPr>
    </w:p>
    <w:p w14:paraId="5482A914" w14:textId="77777777" w:rsidR="00FF0BA1" w:rsidRDefault="00FF0BA1" w:rsidP="00FF0BA1">
      <w:pPr>
        <w:rPr>
          <w:noProof/>
        </w:rPr>
      </w:pPr>
    </w:p>
    <w:p w14:paraId="339D5196" w14:textId="77777777" w:rsidR="00FF0BA1" w:rsidRDefault="00FF0BA1" w:rsidP="00FF0BA1">
      <w:pPr>
        <w:pStyle w:val="Heading1"/>
      </w:pPr>
      <w:bookmarkStart w:id="129" w:name="_Toc182665885"/>
      <w:bookmarkStart w:id="130" w:name="_Toc223422629"/>
      <w:r>
        <w:t>Climate data</w:t>
      </w:r>
      <w:bookmarkEnd w:id="129"/>
      <w:bookmarkEnd w:id="130"/>
      <w:r>
        <w:t xml:space="preserve"> </w:t>
      </w:r>
    </w:p>
    <w:p w14:paraId="27057252" w14:textId="158EB168" w:rsidR="00522726" w:rsidRPr="00522726" w:rsidRDefault="00522726" w:rsidP="001E4042">
      <w:r w:rsidRPr="00D9237D">
        <w:t xml:space="preserve">In spring 2025, the project lead for this vital sign retired. The status of the vital sign prior to this retirement is summarized below. At present, the position remains vacant and is not expected to be refilled </w:t>
      </w:r>
      <w:proofErr w:type="gramStart"/>
      <w:r w:rsidRPr="00D9237D">
        <w:t>in the near future</w:t>
      </w:r>
      <w:proofErr w:type="gramEnd"/>
      <w:r w:rsidRPr="00D9237D">
        <w:t>.</w:t>
      </w:r>
      <w:r w:rsidR="00CE5C27">
        <w:t xml:space="preserve"> During 2026, SCPN will continue to </w:t>
      </w:r>
      <w:r w:rsidR="00831534">
        <w:t xml:space="preserve">provide </w:t>
      </w:r>
      <w:r w:rsidR="0045775C">
        <w:t>periodic maintenance</w:t>
      </w:r>
      <w:r w:rsidR="00831534">
        <w:t xml:space="preserve"> and fund data acquisition and processing for</w:t>
      </w:r>
      <w:r w:rsidR="00257AF6">
        <w:t xml:space="preserve"> three </w:t>
      </w:r>
      <w:r w:rsidR="00831534">
        <w:t xml:space="preserve">climate stations </w:t>
      </w:r>
      <w:r w:rsidR="00257AF6">
        <w:t xml:space="preserve">in three NPS units </w:t>
      </w:r>
      <w:r w:rsidR="00CE5C27">
        <w:t>(NAVA, PEFO, WUPA)</w:t>
      </w:r>
      <w:r w:rsidR="003A3E2A">
        <w:t xml:space="preserve"> while </w:t>
      </w:r>
      <w:r w:rsidR="00C710EF">
        <w:t xml:space="preserve">each </w:t>
      </w:r>
      <w:r w:rsidR="003A3E2A">
        <w:t>park decide</w:t>
      </w:r>
      <w:r w:rsidR="00C710EF">
        <w:t>s</w:t>
      </w:r>
      <w:r w:rsidR="003A3E2A">
        <w:t xml:space="preserve"> whether to </w:t>
      </w:r>
      <w:r w:rsidR="00C710EF">
        <w:t xml:space="preserve">decommission </w:t>
      </w:r>
      <w:r w:rsidR="004F6DCE">
        <w:t xml:space="preserve">its </w:t>
      </w:r>
      <w:r w:rsidR="003A3E2A">
        <w:t xml:space="preserve">climate station </w:t>
      </w:r>
      <w:r w:rsidR="00C710EF">
        <w:t xml:space="preserve">or assume </w:t>
      </w:r>
      <w:r w:rsidR="003A3E2A">
        <w:t xml:space="preserve">maintenance and data processing </w:t>
      </w:r>
      <w:r w:rsidR="00A34833">
        <w:t xml:space="preserve">responsibilities </w:t>
      </w:r>
      <w:r w:rsidR="003A3E2A">
        <w:t>thereafter</w:t>
      </w:r>
      <w:r w:rsidR="00C710EF">
        <w:t xml:space="preserve">. SCPN will cease supporting climate stations in </w:t>
      </w:r>
      <w:r w:rsidR="003A3E2A">
        <w:t>2017</w:t>
      </w:r>
      <w:r w:rsidR="00C710EF">
        <w:t>.</w:t>
      </w:r>
    </w:p>
    <w:p w14:paraId="354FC1DB" w14:textId="77777777" w:rsidR="00FF0BA1" w:rsidRDefault="00FF0BA1" w:rsidP="00FF0BA1">
      <w:pPr>
        <w:pStyle w:val="Heading2"/>
      </w:pPr>
      <w:bookmarkStart w:id="131" w:name="_Toc182665886"/>
      <w:bookmarkStart w:id="132" w:name="_Toc223422630"/>
      <w:r>
        <w:t>Ideal Data Life Cycle for Climate Data</w:t>
      </w:r>
      <w:bookmarkEnd w:id="131"/>
      <w:bookmarkEnd w:id="132"/>
    </w:p>
    <w:p w14:paraId="4FCCCAA5" w14:textId="29275658" w:rsidR="00FF0BA1" w:rsidRPr="003F24FA" w:rsidRDefault="00E023AB" w:rsidP="00FF0BA1">
      <w:r>
        <w:rPr>
          <w:noProof/>
        </w:rPr>
        <w:drawing>
          <wp:anchor distT="0" distB="0" distL="114300" distR="114300" simplePos="0" relativeHeight="251658240" behindDoc="0" locked="0" layoutInCell="1" allowOverlap="1" wp14:anchorId="65282530" wp14:editId="3E368B38">
            <wp:simplePos x="0" y="0"/>
            <wp:positionH relativeFrom="column">
              <wp:posOffset>0</wp:posOffset>
            </wp:positionH>
            <wp:positionV relativeFrom="paragraph">
              <wp:posOffset>285115</wp:posOffset>
            </wp:positionV>
            <wp:extent cx="8229600" cy="3165475"/>
            <wp:effectExtent l="0" t="0" r="0" b="0"/>
            <wp:wrapTopAndBottom/>
            <wp:docPr id="7" name="Picture 7"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229600" cy="3165475"/>
                    </a:xfrm>
                    <a:prstGeom prst="rect">
                      <a:avLst/>
                    </a:prstGeom>
                  </pic:spPr>
                </pic:pic>
              </a:graphicData>
            </a:graphic>
          </wp:anchor>
        </w:drawing>
      </w:r>
    </w:p>
    <w:p w14:paraId="7E86FED8" w14:textId="116E0B67" w:rsidR="00FF0BA1" w:rsidRDefault="00FF0BA1" w:rsidP="00FF0BA1">
      <w:pPr>
        <w:pStyle w:val="Caption"/>
        <w:rPr>
          <w:sz w:val="22"/>
          <w:szCs w:val="22"/>
        </w:rPr>
      </w:pPr>
      <w:r w:rsidRPr="00F16E62">
        <w:rPr>
          <w:sz w:val="22"/>
          <w:szCs w:val="22"/>
        </w:rPr>
        <w:t xml:space="preserve">Figure </w:t>
      </w:r>
      <w:r>
        <w:rPr>
          <w:sz w:val="22"/>
          <w:szCs w:val="22"/>
        </w:rPr>
        <w:t>5.1</w:t>
      </w:r>
      <w:r w:rsidRPr="00F16E62">
        <w:rPr>
          <w:sz w:val="22"/>
          <w:szCs w:val="22"/>
        </w:rPr>
        <w:t xml:space="preserve">. This chart is a representation of the workflow for the </w:t>
      </w:r>
      <w:r>
        <w:rPr>
          <w:sz w:val="22"/>
          <w:szCs w:val="22"/>
        </w:rPr>
        <w:t xml:space="preserve">Climate data </w:t>
      </w:r>
      <w:r w:rsidRPr="00F16E62">
        <w:rPr>
          <w:sz w:val="22"/>
          <w:szCs w:val="22"/>
        </w:rPr>
        <w:t>vital sign</w:t>
      </w:r>
      <w:r>
        <w:rPr>
          <w:sz w:val="22"/>
          <w:szCs w:val="22"/>
        </w:rPr>
        <w:t xml:space="preserve">, divided into the climate station related track (task prefix </w:t>
      </w:r>
      <w:r w:rsidRPr="00DC0FD3">
        <w:rPr>
          <w:b/>
          <w:bCs/>
          <w:sz w:val="22"/>
          <w:szCs w:val="22"/>
        </w:rPr>
        <w:t>CS</w:t>
      </w:r>
      <w:r>
        <w:rPr>
          <w:sz w:val="22"/>
          <w:szCs w:val="22"/>
        </w:rPr>
        <w:t xml:space="preserve">) and the Climate Analyzer track (task prefix </w:t>
      </w:r>
      <w:r w:rsidRPr="00DC0FD3">
        <w:rPr>
          <w:b/>
          <w:bCs/>
          <w:sz w:val="22"/>
          <w:szCs w:val="22"/>
        </w:rPr>
        <w:t>CA</w:t>
      </w:r>
      <w:r>
        <w:rPr>
          <w:sz w:val="22"/>
          <w:szCs w:val="22"/>
        </w:rPr>
        <w:t>)</w:t>
      </w:r>
      <w:r w:rsidRPr="00F16E62">
        <w:rPr>
          <w:sz w:val="22"/>
          <w:szCs w:val="22"/>
        </w:rPr>
        <w:t xml:space="preserve">. Tasks are colored coded according to the type of task, where </w:t>
      </w:r>
      <w:r>
        <w:rPr>
          <w:sz w:val="22"/>
          <w:szCs w:val="22"/>
        </w:rPr>
        <w:t xml:space="preserve">annual preparation and field visits </w:t>
      </w:r>
      <w:r w:rsidRPr="00F16E62">
        <w:rPr>
          <w:sz w:val="22"/>
          <w:szCs w:val="22"/>
        </w:rPr>
        <w:t>are in blue text, data</w:t>
      </w:r>
      <w:r>
        <w:rPr>
          <w:sz w:val="22"/>
          <w:szCs w:val="22"/>
        </w:rPr>
        <w:t xml:space="preserve"> collection, transmission, processing, and </w:t>
      </w:r>
      <w:r w:rsidRPr="00F16E62">
        <w:rPr>
          <w:sz w:val="22"/>
          <w:szCs w:val="22"/>
        </w:rPr>
        <w:t>QA/Q</w:t>
      </w:r>
      <w:r>
        <w:rPr>
          <w:sz w:val="22"/>
          <w:szCs w:val="22"/>
        </w:rPr>
        <w:t>C</w:t>
      </w:r>
      <w:r w:rsidRPr="00F16E62">
        <w:rPr>
          <w:sz w:val="22"/>
          <w:szCs w:val="22"/>
        </w:rPr>
        <w:t xml:space="preserve"> tasks are in orange text, and data analysis, reporting, and publication </w:t>
      </w:r>
      <w:r w:rsidRPr="00F16E62">
        <w:rPr>
          <w:sz w:val="22"/>
          <w:szCs w:val="22"/>
        </w:rPr>
        <w:lastRenderedPageBreak/>
        <w:t xml:space="preserve">tasks are in purple text. Bars for each task are color coded according to status of the task. </w:t>
      </w:r>
      <w:r>
        <w:rPr>
          <w:sz w:val="22"/>
          <w:szCs w:val="22"/>
        </w:rPr>
        <w:t xml:space="preserve">For the climate vital sign, all tasks are currently ‘Operational’ and are represented by blue bars. Each task bar is labeled with the person(s) that play a role in completing the task, where </w:t>
      </w:r>
      <w:r w:rsidR="00400C57">
        <w:rPr>
          <w:sz w:val="22"/>
          <w:szCs w:val="22"/>
        </w:rPr>
        <w:t>PL</w:t>
      </w:r>
      <w:r>
        <w:rPr>
          <w:sz w:val="22"/>
          <w:szCs w:val="22"/>
        </w:rPr>
        <w:t xml:space="preserve"> = </w:t>
      </w:r>
      <w:r w:rsidR="00400C57">
        <w:rPr>
          <w:sz w:val="22"/>
          <w:szCs w:val="22"/>
        </w:rPr>
        <w:t>Project Lead</w:t>
      </w:r>
      <w:r>
        <w:rPr>
          <w:sz w:val="22"/>
          <w:szCs w:val="22"/>
        </w:rPr>
        <w:t>, DRI = Desert Research Institute, Tercek = Walking Shadow Ecology/Mike Tercek.</w:t>
      </w:r>
    </w:p>
    <w:p w14:paraId="1BEB9BAF" w14:textId="77777777" w:rsidR="00FF0BA1" w:rsidRDefault="00FF0BA1" w:rsidP="00FF0BA1">
      <w:pPr>
        <w:pStyle w:val="Heading2"/>
      </w:pPr>
      <w:bookmarkStart w:id="133" w:name="_Toc182665887"/>
      <w:bookmarkStart w:id="134" w:name="_Toc223422631"/>
      <w:r>
        <w:t>Task descriptions and Roles and Responsibilities</w:t>
      </w:r>
      <w:bookmarkEnd w:id="133"/>
      <w:bookmarkEnd w:id="134"/>
    </w:p>
    <w:p w14:paraId="38C03BC0" w14:textId="77777777" w:rsidR="00FF0BA1" w:rsidRDefault="00FF0BA1" w:rsidP="00FF0BA1">
      <w:r>
        <w:t>The Climate vital sign consists of two tracks: The Climate Station track and the Climate Analyzer track.</w:t>
      </w:r>
    </w:p>
    <w:p w14:paraId="41C110E9" w14:textId="43D0E1AD" w:rsidR="00FF0BA1" w:rsidRDefault="00FF0BA1" w:rsidP="00FF0BA1">
      <w:r>
        <w:t xml:space="preserve">The Climate Station track refers to the collection and publication of weather/climate data at three automated climate monitoring stations that were inherited by the parks (NAVA, PEFO, WUPA) after being installed by NOAA as part of the discontinued Regional Climate Reference Network program. For the CS track, SCPN collaborates with the Desert Research Institute (DRI). In this collaboration, the SCPN completes basic station maintenance (visiting stations to empty precipitation bucket, run calibrations, or troubleshoot under the guidance of DRI staff).  The SCPN funds DRI to do station data ingestion, QC, and publication. SCPN has also funded DRI on an as-needed basis to do additional tasks such as installing new </w:t>
      </w:r>
      <w:proofErr w:type="spellStart"/>
      <w:r>
        <w:t>equi</w:t>
      </w:r>
      <w:r w:rsidR="00400C57">
        <w:t>PL</w:t>
      </w:r>
      <w:r>
        <w:t>ent</w:t>
      </w:r>
      <w:proofErr w:type="spellEnd"/>
      <w:r>
        <w:t xml:space="preserve"> (typically purchased by SCPN</w:t>
      </w:r>
      <w:r w:rsidR="00E7304C">
        <w:t>,</w:t>
      </w:r>
      <w:r>
        <w:t xml:space="preserve"> but </w:t>
      </w:r>
      <w:r w:rsidR="00E7304C">
        <w:t xml:space="preserve">it </w:t>
      </w:r>
      <w:r>
        <w:t xml:space="preserve">can also be purchased by the parks). For the data lifecycle, the DRI ingests data transmitted through the GOES satellite network. DRI then has scripted QA/QC scripts and manually reviews discrepancies in the data identified by these scripts. Data </w:t>
      </w:r>
      <w:proofErr w:type="gramStart"/>
      <w:r>
        <w:t>are</w:t>
      </w:r>
      <w:proofErr w:type="gramEnd"/>
      <w:r>
        <w:t xml:space="preserve"> published through the DRI/WRCC website on an hourly basis. These data can then be immediately and automatically used by a variety of other programs that use weather station data across the nation, such as for flood warning, calibration of radar precipitation products, and other uses. SCPN is not responsible for data management or archiving, except indirectly to provide funding by DRI.</w:t>
      </w:r>
    </w:p>
    <w:p w14:paraId="26B2A485" w14:textId="7BF0782C" w:rsidR="00FF0BA1" w:rsidRDefault="00FF0BA1" w:rsidP="00FF0BA1">
      <w:r>
        <w:t>The Climate Analyzer track (CT) refers to the creation and maintenance of a web-based climate data access tool called the Climate Analyzer. This tool brings together links, graphs, and tables of information from a variety of climate data sources including multiple weather station networks, streamflow gauges, and snow monitoring sites.  Pages have been created that are specific to individual I&amp;M networks and are funded through a multi-network agreement.  There are no further data management or archiving tasks in this track because the Climate Analyzer acts only as an aggregator of data published and maintained by other archives and networks of monitoring stations.</w:t>
      </w:r>
    </w:p>
    <w:p w14:paraId="2E5E4F0B" w14:textId="77777777" w:rsidR="00FF0BA1" w:rsidRDefault="00FF0BA1" w:rsidP="00FF0BA1">
      <w:pPr>
        <w:pStyle w:val="Heading3"/>
      </w:pPr>
      <w:bookmarkStart w:id="135" w:name="_Toc182665888"/>
      <w:bookmarkStart w:id="136" w:name="_Toc223422632"/>
      <w:r>
        <w:t xml:space="preserve">Annual preparation and field visits </w:t>
      </w:r>
      <w:r w:rsidRPr="007F51C4">
        <w:rPr>
          <w:i/>
          <w:iCs/>
        </w:rPr>
        <w:t xml:space="preserve">(Climate </w:t>
      </w:r>
      <w:r>
        <w:rPr>
          <w:i/>
          <w:iCs/>
        </w:rPr>
        <w:t>s</w:t>
      </w:r>
      <w:r w:rsidRPr="007F51C4">
        <w:rPr>
          <w:i/>
          <w:iCs/>
        </w:rPr>
        <w:t xml:space="preserve">tation </w:t>
      </w:r>
      <w:r>
        <w:rPr>
          <w:i/>
          <w:iCs/>
        </w:rPr>
        <w:t>t</w:t>
      </w:r>
      <w:r w:rsidRPr="007F51C4">
        <w:rPr>
          <w:i/>
          <w:iCs/>
        </w:rPr>
        <w:t>rack</w:t>
      </w:r>
      <w:r>
        <w:rPr>
          <w:i/>
          <w:iCs/>
        </w:rPr>
        <w:t>)</w:t>
      </w:r>
      <w:bookmarkEnd w:id="135"/>
      <w:bookmarkEnd w:id="136"/>
      <w:r>
        <w:t xml:space="preserve"> </w:t>
      </w:r>
    </w:p>
    <w:p w14:paraId="730B32D5" w14:textId="0AD36A3D" w:rsidR="00FF0BA1" w:rsidRDefault="00FF0BA1" w:rsidP="00FF0BA1">
      <w:pPr>
        <w:pStyle w:val="Heading4"/>
      </w:pPr>
      <w:r>
        <w:t xml:space="preserve">CS: Review DRI climate station agreement, sensors, </w:t>
      </w:r>
      <w:proofErr w:type="spellStart"/>
      <w:r>
        <w:t>equi</w:t>
      </w:r>
      <w:r w:rsidR="00400C57">
        <w:t>PL</w:t>
      </w:r>
      <w:r>
        <w:t>ent</w:t>
      </w:r>
      <w:proofErr w:type="spellEnd"/>
      <w:r>
        <w:t xml:space="preserve">, maintenance plan (PEFO, NAVA, WUPA stations) – Desert Research Institute and </w:t>
      </w:r>
      <w:r w:rsidR="00400C57">
        <w:t>Project Lead</w:t>
      </w:r>
    </w:p>
    <w:p w14:paraId="0FAA0D6B" w14:textId="5AC5D951" w:rsidR="00FF0BA1" w:rsidRDefault="00FF0BA1" w:rsidP="00FF0BA1">
      <w:r>
        <w:t xml:space="preserve">Each year SCPN pays for the next year of data serving, QC checks and processing.  During the period from October to March, SCPN and DRI staff should review any additional maintenance work or </w:t>
      </w:r>
      <w:proofErr w:type="spellStart"/>
      <w:r>
        <w:t>equi</w:t>
      </w:r>
      <w:r w:rsidR="00400C57">
        <w:t>PL</w:t>
      </w:r>
      <w:r>
        <w:t>ent</w:t>
      </w:r>
      <w:proofErr w:type="spellEnd"/>
      <w:r>
        <w:t xml:space="preserve"> or services needed for the coming year.</w:t>
      </w:r>
    </w:p>
    <w:p w14:paraId="09D1750D" w14:textId="64CBB4BE" w:rsidR="00FF0BA1" w:rsidRDefault="00FF0BA1" w:rsidP="00FF0BA1">
      <w:pPr>
        <w:pStyle w:val="Heading4"/>
      </w:pPr>
      <w:r w:rsidRPr="0064760E">
        <w:t>CS: Field preparation/visits (climate stations)</w:t>
      </w:r>
      <w:r>
        <w:t xml:space="preserve"> – </w:t>
      </w:r>
      <w:r w:rsidR="00400C57">
        <w:t>Project Lead</w:t>
      </w:r>
      <w:r>
        <w:t xml:space="preserve"> </w:t>
      </w:r>
    </w:p>
    <w:p w14:paraId="43842985" w14:textId="71254550" w:rsidR="00FF0BA1" w:rsidRDefault="00400C57" w:rsidP="00FF0BA1">
      <w:r>
        <w:t>Project Lead</w:t>
      </w:r>
      <w:r w:rsidR="00FF0BA1">
        <w:t xml:space="preserve"> visits stations 1-2 times each year to empty the precipitation bucket and do any suggested simple maintenance or troubleshooting suggested by DRI staff.</w:t>
      </w:r>
    </w:p>
    <w:p w14:paraId="4039BD31" w14:textId="77777777" w:rsidR="00FF0BA1" w:rsidRPr="005C645B" w:rsidRDefault="00FF0BA1" w:rsidP="00FF0BA1">
      <w:pPr>
        <w:pStyle w:val="Heading3"/>
      </w:pPr>
      <w:bookmarkStart w:id="137" w:name="_Toc182665889"/>
      <w:bookmarkStart w:id="138" w:name="_Toc223422633"/>
      <w:r>
        <w:lastRenderedPageBreak/>
        <w:t xml:space="preserve">Data collection and processing </w:t>
      </w:r>
      <w:r w:rsidRPr="007F51C4">
        <w:rPr>
          <w:i/>
          <w:iCs/>
        </w:rPr>
        <w:t xml:space="preserve">(Climate </w:t>
      </w:r>
      <w:r>
        <w:rPr>
          <w:i/>
          <w:iCs/>
        </w:rPr>
        <w:t>s</w:t>
      </w:r>
      <w:r w:rsidRPr="007F51C4">
        <w:rPr>
          <w:i/>
          <w:iCs/>
        </w:rPr>
        <w:t xml:space="preserve">tation </w:t>
      </w:r>
      <w:r>
        <w:rPr>
          <w:i/>
          <w:iCs/>
        </w:rPr>
        <w:t>t</w:t>
      </w:r>
      <w:r w:rsidRPr="007F51C4">
        <w:rPr>
          <w:i/>
          <w:iCs/>
        </w:rPr>
        <w:t>rack</w:t>
      </w:r>
      <w:r>
        <w:rPr>
          <w:i/>
          <w:iCs/>
        </w:rPr>
        <w:t>)</w:t>
      </w:r>
      <w:bookmarkEnd w:id="137"/>
      <w:bookmarkEnd w:id="138"/>
    </w:p>
    <w:p w14:paraId="021BCD88" w14:textId="7D5D5EEA" w:rsidR="00FF0BA1" w:rsidRDefault="00FF0BA1" w:rsidP="00FF0BA1">
      <w:pPr>
        <w:pStyle w:val="Heading4"/>
      </w:pPr>
      <w:r w:rsidRPr="007F51C4">
        <w:t xml:space="preserve">CS: Data collection and transmission through GOES satellite </w:t>
      </w:r>
      <w:r>
        <w:t xml:space="preserve">– </w:t>
      </w:r>
      <w:r w:rsidR="00400C57">
        <w:t>Project Lead</w:t>
      </w:r>
      <w:r>
        <w:t xml:space="preserve"> and DRI</w:t>
      </w:r>
    </w:p>
    <w:p w14:paraId="7FA88DE1" w14:textId="77777777" w:rsidR="00FF0BA1" w:rsidRDefault="00FF0BA1" w:rsidP="00FF0BA1">
      <w:r>
        <w:t xml:space="preserve">Data are collected by sensors and transmitted hourly through the GOES satellite network for each station though the HADS system (for example, the Wupatki HADS identifier information page is </w:t>
      </w:r>
      <w:hyperlink r:id="rId29" w:history="1">
        <w:r w:rsidRPr="00795A0D">
          <w:rPr>
            <w:rStyle w:val="Hyperlink"/>
          </w:rPr>
          <w:t>https://hads.ncep.noaa.gov//cgi-bin/hads/interactiveDisplays/displayMetaData.pl?table=dcp&amp;nesdis_id=CD0D4058</w:t>
        </w:r>
      </w:hyperlink>
      <w:r>
        <w:t xml:space="preserve"> . The DRI downloads the HADS data from NOAA. – Desert Research Institute </w:t>
      </w:r>
    </w:p>
    <w:p w14:paraId="0057E8C8" w14:textId="77777777" w:rsidR="00FF0BA1" w:rsidRDefault="00FF0BA1" w:rsidP="00FF0BA1">
      <w:pPr>
        <w:pStyle w:val="Heading4"/>
      </w:pPr>
      <w:r w:rsidRPr="007F51C4">
        <w:t>CS: Data QA/</w:t>
      </w:r>
      <w:proofErr w:type="gramStart"/>
      <w:r w:rsidRPr="007F51C4">
        <w:t xml:space="preserve">QC </w:t>
      </w:r>
      <w:r>
        <w:t xml:space="preserve"> –</w:t>
      </w:r>
      <w:proofErr w:type="gramEnd"/>
      <w:r>
        <w:t xml:space="preserve"> DRI</w:t>
      </w:r>
    </w:p>
    <w:p w14:paraId="4789E466" w14:textId="47A1ACAD" w:rsidR="00FF0BA1" w:rsidRPr="005C645B" w:rsidRDefault="00914E50" w:rsidP="00FF0BA1">
      <w:r>
        <w:t>DRI staff are responsible for data QA/QC</w:t>
      </w:r>
      <w:r w:rsidR="00225075">
        <w:t xml:space="preserve"> through an annual payment by SCPN</w:t>
      </w:r>
      <w:r w:rsidR="002C5AB1">
        <w:t xml:space="preserve">. </w:t>
      </w:r>
      <w:r w:rsidR="00FF0BA1">
        <w:t xml:space="preserve">Data are checked to ensure that complete records are present </w:t>
      </w:r>
      <w:r w:rsidR="00D5030F">
        <w:t xml:space="preserve">and that data patterns are consistent with expected local patterns and with </w:t>
      </w:r>
      <w:r w:rsidR="00225075">
        <w:t>multiple sensors (when present)</w:t>
      </w:r>
      <w:r w:rsidR="00FD15A7">
        <w:t xml:space="preserve">. DRI notifies SCPN staff of anomalies and advises on checks that can be made at the station. </w:t>
      </w:r>
    </w:p>
    <w:p w14:paraId="100BE930" w14:textId="77777777" w:rsidR="00FF0BA1" w:rsidRDefault="00FF0BA1" w:rsidP="00FF0BA1">
      <w:pPr>
        <w:pStyle w:val="Heading3"/>
      </w:pPr>
      <w:bookmarkStart w:id="139" w:name="_Toc182665890"/>
      <w:bookmarkStart w:id="140" w:name="_Toc223422634"/>
      <w:r>
        <w:t>D</w:t>
      </w:r>
      <w:r w:rsidRPr="00615331">
        <w:t>ata analysis, reporting, and publication</w:t>
      </w:r>
      <w:r>
        <w:t xml:space="preserve"> </w:t>
      </w:r>
      <w:r>
        <w:rPr>
          <w:i/>
          <w:iCs/>
        </w:rPr>
        <w:t>(Climate station track)</w:t>
      </w:r>
      <w:bookmarkEnd w:id="139"/>
      <w:bookmarkEnd w:id="140"/>
    </w:p>
    <w:p w14:paraId="33FD86EB" w14:textId="77777777" w:rsidR="00FF0BA1" w:rsidRDefault="00FF0BA1" w:rsidP="00FF0BA1">
      <w:pPr>
        <w:pStyle w:val="Heading4"/>
      </w:pPr>
      <w:r w:rsidRPr="004246ED">
        <w:t>CS: data publication/web serving/archiving</w:t>
      </w:r>
      <w:r>
        <w:t xml:space="preserve"> – Desert Research Institute</w:t>
      </w:r>
    </w:p>
    <w:p w14:paraId="202DACDB" w14:textId="3C6FDEDD" w:rsidR="00FF0BA1" w:rsidRDefault="009A2D54" w:rsidP="00FF0BA1">
      <w:r>
        <w:t xml:space="preserve">The Desert Research </w:t>
      </w:r>
      <w:r w:rsidR="001D07D6">
        <w:t>I</w:t>
      </w:r>
      <w:r>
        <w:t>nstitute publish</w:t>
      </w:r>
      <w:r w:rsidR="001D07D6">
        <w:t>es</w:t>
      </w:r>
      <w:r>
        <w:t xml:space="preserve"> and archives the data through the</w:t>
      </w:r>
      <w:r w:rsidR="00D5030F">
        <w:t>ir website</w:t>
      </w:r>
      <w:r w:rsidR="001D07D6">
        <w:t xml:space="preserve"> and databases</w:t>
      </w:r>
      <w:r w:rsidR="00D5030F">
        <w:t xml:space="preserve">. </w:t>
      </w:r>
    </w:p>
    <w:p w14:paraId="134D0BFA" w14:textId="77777777" w:rsidR="00FF0BA1" w:rsidRPr="006E764D" w:rsidRDefault="00FF0BA1" w:rsidP="00FF0BA1">
      <w:pPr>
        <w:pStyle w:val="Heading3"/>
      </w:pPr>
      <w:bookmarkStart w:id="141" w:name="_Toc182665891"/>
      <w:bookmarkStart w:id="142" w:name="_Toc223422635"/>
      <w:r>
        <w:t xml:space="preserve">Annual preparations </w:t>
      </w:r>
      <w:r w:rsidRPr="005B2E4A">
        <w:rPr>
          <w:i/>
          <w:iCs/>
        </w:rPr>
        <w:t>(Climate Analyzer track)</w:t>
      </w:r>
      <w:bookmarkEnd w:id="141"/>
      <w:bookmarkEnd w:id="142"/>
    </w:p>
    <w:p w14:paraId="0DD13510" w14:textId="1A2262AF" w:rsidR="00FF0BA1" w:rsidRDefault="00FF0BA1" w:rsidP="00FF0BA1">
      <w:pPr>
        <w:pStyle w:val="Heading4"/>
      </w:pPr>
      <w:r>
        <w:t xml:space="preserve">Review Climate Analyzer agreement, website, park landing pages – Tercek-Walking Shadow Ecology / </w:t>
      </w:r>
      <w:r w:rsidR="00400C57">
        <w:t>Project Lead</w:t>
      </w:r>
    </w:p>
    <w:p w14:paraId="2DED65FA" w14:textId="77777777" w:rsidR="00FF0BA1" w:rsidRDefault="00FF0BA1" w:rsidP="00FF0BA1">
      <w:r>
        <w:t xml:space="preserve">Review any </w:t>
      </w:r>
      <w:proofErr w:type="gramStart"/>
      <w:r>
        <w:t>needs</w:t>
      </w:r>
      <w:proofErr w:type="gramEnd"/>
      <w:r>
        <w:t xml:space="preserve">/modifications for the climate analyzer.  Most years there are none. </w:t>
      </w:r>
    </w:p>
    <w:p w14:paraId="076E0662" w14:textId="77777777" w:rsidR="00FF0BA1" w:rsidRDefault="00FF0BA1" w:rsidP="00FF0BA1">
      <w:pPr>
        <w:pStyle w:val="Heading3"/>
        <w:rPr>
          <w:i/>
          <w:iCs/>
        </w:rPr>
      </w:pPr>
      <w:bookmarkStart w:id="143" w:name="_Toc182665892"/>
      <w:bookmarkStart w:id="144" w:name="_Toc223422636"/>
      <w:r>
        <w:t xml:space="preserve">Data publication </w:t>
      </w:r>
      <w:r w:rsidRPr="005B2E4A">
        <w:rPr>
          <w:i/>
          <w:iCs/>
        </w:rPr>
        <w:t>(Climate Analyzer track)</w:t>
      </w:r>
      <w:bookmarkEnd w:id="143"/>
      <w:bookmarkEnd w:id="144"/>
    </w:p>
    <w:p w14:paraId="22F799EC" w14:textId="77777777" w:rsidR="00FF0BA1" w:rsidRDefault="00FF0BA1" w:rsidP="00FF0BA1">
      <w:pPr>
        <w:pStyle w:val="Heading4"/>
      </w:pPr>
      <w:r>
        <w:t>Data (non-SCPN) served through internet access tool for weather/snow/streamflow station data – Tercek-Walking Shadow Ecology</w:t>
      </w:r>
    </w:p>
    <w:p w14:paraId="0FD8AEAE" w14:textId="7708A90F" w:rsidR="00FF0BA1" w:rsidRPr="00795F11" w:rsidRDefault="00FF0BA1" w:rsidP="00FF0BA1">
      <w:r>
        <w:t xml:space="preserve">Climate Analyzer products are served based on individual networks through </w:t>
      </w:r>
      <w:hyperlink r:id="rId30" w:history="1">
        <w:r w:rsidRPr="00795A0D">
          <w:rPr>
            <w:rStyle w:val="Hyperlink"/>
          </w:rPr>
          <w:t>http://www.climateanalyzer.org/</w:t>
        </w:r>
      </w:hyperlink>
      <w:r>
        <w:t xml:space="preserve"> . Because the data are collected, maintained, and officially archived by other entities, SCPN does not have a data management responsibility for these data.  The primary users of the Climate Analyzer products are expected to be park staff and cooperators/researchers working in parks.</w:t>
      </w:r>
    </w:p>
    <w:p w14:paraId="5AE01242" w14:textId="73D69FCD" w:rsidR="00CE5B4E" w:rsidRPr="00CE5B4E" w:rsidRDefault="00CE5B4E" w:rsidP="00FF0BA1">
      <w:pPr>
        <w:pStyle w:val="Heading1"/>
        <w:numPr>
          <w:ilvl w:val="0"/>
          <w:numId w:val="0"/>
        </w:numPr>
        <w:ind w:left="432"/>
      </w:pPr>
    </w:p>
    <w:p w14:paraId="5BF86252" w14:textId="77777777" w:rsidR="00D02AA5" w:rsidRPr="00D02AA5" w:rsidRDefault="00D02AA5" w:rsidP="00D02AA5"/>
    <w:p w14:paraId="27C937D9" w14:textId="77777777" w:rsidR="00FF26D5" w:rsidRPr="00FF26D5" w:rsidRDefault="00FF26D5" w:rsidP="00FF26D5"/>
    <w:sectPr w:rsidR="00FF26D5" w:rsidRPr="00FF26D5" w:rsidSect="0037187E">
      <w:headerReference w:type="default" r:id="rId31"/>
      <w:type w:val="continuous"/>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son, James (Matthew)" w:date="2026-01-28T13:36:00Z" w:initials="JJ">
    <w:p w14:paraId="2522AF90" w14:textId="77777777" w:rsidR="00D84AE5" w:rsidRDefault="00940AFE" w:rsidP="00D84AE5">
      <w:pPr>
        <w:pStyle w:val="CommentText"/>
      </w:pPr>
      <w:r>
        <w:rPr>
          <w:rStyle w:val="CommentReference"/>
        </w:rPr>
        <w:annotationRef/>
      </w:r>
      <w:r w:rsidR="00D84AE5">
        <w:t>I heard your request for consistency, i.e., combine Alluvial Groundwater and Water Surface Flow vital signs under the Riparian protocol, as done with Soil Aggregate Stability and Upland Vegetation under the Integrated Upland protocol. See those sections.</w:t>
      </w:r>
    </w:p>
    <w:p w14:paraId="3EB5FB9B" w14:textId="77777777" w:rsidR="00D84AE5" w:rsidRDefault="00D84AE5" w:rsidP="00D84AE5">
      <w:pPr>
        <w:pStyle w:val="CommentText"/>
      </w:pPr>
    </w:p>
    <w:p w14:paraId="66825068" w14:textId="77777777" w:rsidR="00D84AE5" w:rsidRDefault="00D84AE5" w:rsidP="00D84AE5">
      <w:pPr>
        <w:pStyle w:val="CommentText"/>
      </w:pPr>
      <w:r>
        <w:t>Are there other sections that could/should be restructured? i.e., do you want to change the way we’re suggesting things be done for other protocols?</w:t>
      </w:r>
    </w:p>
    <w:p w14:paraId="3053A396" w14:textId="77777777" w:rsidR="00D84AE5" w:rsidRDefault="00D84AE5" w:rsidP="00D84AE5">
      <w:pPr>
        <w:pStyle w:val="CommentText"/>
      </w:pPr>
    </w:p>
    <w:p w14:paraId="13B78A5C" w14:textId="77777777" w:rsidR="00D84AE5" w:rsidRDefault="00D84AE5" w:rsidP="00D84AE5">
      <w:pPr>
        <w:pStyle w:val="CommentText"/>
      </w:pPr>
      <w:r>
        <w:rPr>
          <w:b/>
          <w:bCs/>
        </w:rPr>
        <w:t>General comments and suggestions for multiple sections:</w:t>
      </w:r>
    </w:p>
    <w:p w14:paraId="0343AF3C" w14:textId="77777777" w:rsidR="00D84AE5" w:rsidRDefault="00D84AE5" w:rsidP="00D84AE5">
      <w:pPr>
        <w:pStyle w:val="CommentText"/>
      </w:pPr>
    </w:p>
    <w:p w14:paraId="56A65308" w14:textId="77777777" w:rsidR="00D84AE5" w:rsidRDefault="00D84AE5" w:rsidP="00D84AE5">
      <w:pPr>
        <w:pStyle w:val="CommentText"/>
      </w:pPr>
      <w:r>
        <w:t>I’m as guilty of vital sign &amp; protocol inconsistencies as anyone else, but let’s begin being more standardized. i.e., always use the same naming conventions moving forward. I’ve inserted draft text in the introduction to set the stage. Full disclosure, there may be inconsistencies despite my contrary goal. Let’s work through this and reduce inconsistencies and potential confusion. I’ve also listed protocols and associated vital signs at the end of this comment for reference. This could be a good agenda item for an upcoming staff meeting.</w:t>
      </w:r>
    </w:p>
    <w:p w14:paraId="45CC49A0" w14:textId="77777777" w:rsidR="00D84AE5" w:rsidRDefault="00D84AE5" w:rsidP="00D84AE5">
      <w:pPr>
        <w:pStyle w:val="CommentText"/>
      </w:pPr>
    </w:p>
    <w:p w14:paraId="4931694C" w14:textId="77777777" w:rsidR="00D84AE5" w:rsidRDefault="00D84AE5" w:rsidP="00D84AE5">
      <w:pPr>
        <w:pStyle w:val="CommentText"/>
      </w:pPr>
      <w:r>
        <w:t>Use of “end of the season” under aquatic protocols can be confusing to the reader as field work occurs throughout the year for many of these vital signs.</w:t>
      </w:r>
    </w:p>
    <w:p w14:paraId="07A17137" w14:textId="77777777" w:rsidR="00D84AE5" w:rsidRDefault="00D84AE5" w:rsidP="00D84AE5">
      <w:pPr>
        <w:pStyle w:val="CommentText"/>
      </w:pPr>
    </w:p>
    <w:p w14:paraId="5780EDF9" w14:textId="77777777" w:rsidR="00D84AE5" w:rsidRDefault="00D84AE5" w:rsidP="00D84AE5">
      <w:pPr>
        <w:pStyle w:val="CommentText"/>
      </w:pPr>
      <w:r>
        <w:t>Please insert publishing GIS data to DataStore for each protocol at the appropriate location.</w:t>
      </w:r>
    </w:p>
    <w:p w14:paraId="08363CA2" w14:textId="77777777" w:rsidR="00D84AE5" w:rsidRDefault="00D84AE5" w:rsidP="00D84AE5">
      <w:pPr>
        <w:pStyle w:val="CommentText"/>
      </w:pPr>
    </w:p>
    <w:p w14:paraId="23C0B7CB" w14:textId="77777777" w:rsidR="00D84AE5" w:rsidRDefault="00D84AE5" w:rsidP="00D84AE5">
      <w:pPr>
        <w:pStyle w:val="CommentText"/>
      </w:pPr>
      <w:r>
        <w:t>At the appropriate locations in the life cycle, for all protocols, insert annual vital sign briefs/reporting will be sent to parks where monitoring occurs beginning FY26 (distributed with SCPN annual report).</w:t>
      </w:r>
    </w:p>
    <w:p w14:paraId="3357AF47" w14:textId="77777777" w:rsidR="00D84AE5" w:rsidRDefault="00D84AE5" w:rsidP="00D84AE5">
      <w:pPr>
        <w:pStyle w:val="CommentText"/>
      </w:pPr>
    </w:p>
    <w:p w14:paraId="45EC0A0A" w14:textId="77777777" w:rsidR="00D84AE5" w:rsidRDefault="00D84AE5" w:rsidP="00D84AE5">
      <w:pPr>
        <w:pStyle w:val="CommentText"/>
      </w:pPr>
      <w:r>
        <w:rPr>
          <w:u w:val="single"/>
        </w:rPr>
        <w:t>Protocol (vital signs within protocol)</w:t>
      </w:r>
    </w:p>
    <w:p w14:paraId="0B49F3E8" w14:textId="77777777" w:rsidR="00D84AE5" w:rsidRDefault="00D84AE5" w:rsidP="00D84AE5">
      <w:pPr>
        <w:pStyle w:val="CommentText"/>
      </w:pPr>
    </w:p>
    <w:p w14:paraId="2F1ECFB1" w14:textId="77777777" w:rsidR="00D84AE5" w:rsidRDefault="00D84AE5" w:rsidP="00D84AE5">
      <w:pPr>
        <w:pStyle w:val="CommentText"/>
      </w:pPr>
      <w:r>
        <w:t>Aquatic Macroinvertebrate Monitoring Protocol for the Southern Colorado Plateau Network (Aquatic Macroinvertebrates)</w:t>
      </w:r>
    </w:p>
    <w:p w14:paraId="4C128CEC" w14:textId="77777777" w:rsidR="00D84AE5" w:rsidRDefault="00D84AE5" w:rsidP="00D84AE5">
      <w:pPr>
        <w:pStyle w:val="CommentText"/>
      </w:pPr>
    </w:p>
    <w:p w14:paraId="7EB5087B" w14:textId="77777777" w:rsidR="00D84AE5" w:rsidRDefault="00D84AE5" w:rsidP="00D84AE5">
      <w:pPr>
        <w:pStyle w:val="CommentText"/>
      </w:pPr>
      <w:r>
        <w:t>Riparian Monitoring Protocol Implementation Plan for Park Units in the Southern Colorado Plateau Network (Alluvial Groundwater, Water Surface Flow)</w:t>
      </w:r>
    </w:p>
    <w:p w14:paraId="02135338" w14:textId="77777777" w:rsidR="00D84AE5" w:rsidRDefault="00D84AE5" w:rsidP="00D84AE5">
      <w:pPr>
        <w:pStyle w:val="CommentText"/>
      </w:pPr>
    </w:p>
    <w:p w14:paraId="3A6C3AA0" w14:textId="77777777" w:rsidR="00D84AE5" w:rsidRDefault="00D84AE5" w:rsidP="00D84AE5">
      <w:pPr>
        <w:pStyle w:val="CommentText"/>
      </w:pPr>
      <w:r>
        <w:t>Integrated Upland Monitoring Protocol for the Southern Colorado Plateau Network (Soil Aggregate Stability, Upland Vegetation)</w:t>
      </w:r>
    </w:p>
    <w:p w14:paraId="6511D734" w14:textId="77777777" w:rsidR="00D84AE5" w:rsidRDefault="00D84AE5" w:rsidP="00D84AE5">
      <w:pPr>
        <w:pStyle w:val="CommentText"/>
      </w:pPr>
    </w:p>
    <w:p w14:paraId="7879D6E1" w14:textId="77777777" w:rsidR="00D84AE5" w:rsidRDefault="00D84AE5" w:rsidP="00D84AE5">
      <w:pPr>
        <w:pStyle w:val="CommentText"/>
      </w:pPr>
      <w:r>
        <w:t>Satellite-based Vegetation Phenology and Condition, and Snow Cover Extent Monitoring Protocol for the Northern and Southern Colorado Plateau Networks (Land Surface Phenology).</w:t>
      </w:r>
      <w:r>
        <w:br/>
      </w:r>
    </w:p>
    <w:p w14:paraId="753572A4" w14:textId="77777777" w:rsidR="00D84AE5" w:rsidRDefault="00D84AE5" w:rsidP="00D84AE5">
      <w:pPr>
        <w:pStyle w:val="CommentText"/>
      </w:pPr>
      <w:r>
        <w:t>Water Quality Monitoring Protocol for Streams and Springs in the Southern Colorado Plateau Network (Stream Water Quality).</w:t>
      </w:r>
    </w:p>
    <w:p w14:paraId="1E7BF5FE" w14:textId="77777777" w:rsidR="00D84AE5" w:rsidRDefault="00D84AE5" w:rsidP="00D84AE5">
      <w:pPr>
        <w:pStyle w:val="CommentText"/>
      </w:pPr>
    </w:p>
    <w:p w14:paraId="382A06DE" w14:textId="77777777" w:rsidR="00D84AE5" w:rsidRDefault="00D84AE5" w:rsidP="00D84AE5">
      <w:pPr>
        <w:pStyle w:val="CommentText"/>
      </w:pPr>
      <w:r>
        <w:t>Landbird Monitoring Protocol Implementation Plan for Park Units in the Southern Colorado Plateau Network (Landbirds).</w:t>
      </w:r>
    </w:p>
  </w:comment>
  <w:comment w:id="47" w:author="Johnson, James (Matthew)" w:date="2026-01-28T12:04:00Z" w:initials="JJ">
    <w:p w14:paraId="235FC574" w14:textId="432B5226" w:rsidR="000F188C" w:rsidRDefault="00455984" w:rsidP="000F188C">
      <w:pPr>
        <w:pStyle w:val="CommentText"/>
      </w:pPr>
      <w:r>
        <w:rPr>
          <w:rStyle w:val="CommentReference"/>
        </w:rPr>
        <w:annotationRef/>
      </w:r>
      <w:r w:rsidR="000F188C">
        <w:t xml:space="preserve">I heard your request for consistency, i.e., combine Alluvial Groundwater and Water Surface Flow vital signs under the Riparian protocol, as done with Soil Aggregate Stability and Upland Vegetation under the Integrated Upland protocol. </w:t>
      </w:r>
    </w:p>
    <w:p w14:paraId="2C26BAEC" w14:textId="77777777" w:rsidR="000F188C" w:rsidRDefault="000F188C" w:rsidP="000F188C">
      <w:pPr>
        <w:pStyle w:val="CommentText"/>
      </w:pPr>
    </w:p>
    <w:p w14:paraId="64DDCA05" w14:textId="77777777" w:rsidR="000F188C" w:rsidRDefault="000F188C" w:rsidP="000F188C">
      <w:pPr>
        <w:pStyle w:val="CommentText"/>
      </w:pPr>
      <w:r>
        <w:t>I inserted draft language in the introduction to set the stage for (re)combining Alluvial Groundwater and Water Surface Flow here, as previously done. If that’s still your desire.</w:t>
      </w:r>
    </w:p>
    <w:p w14:paraId="2B9C1D4D" w14:textId="77777777" w:rsidR="000F188C" w:rsidRDefault="000F188C" w:rsidP="000F188C">
      <w:pPr>
        <w:pStyle w:val="CommentText"/>
      </w:pPr>
    </w:p>
    <w:p w14:paraId="70DC3B23" w14:textId="77777777" w:rsidR="000F188C" w:rsidRDefault="000F188C" w:rsidP="000F188C">
      <w:pPr>
        <w:pStyle w:val="CommentText"/>
      </w:pPr>
      <w:r>
        <w:t>The use of vital signs and protocols can be confusing when discussing data management. I apologize for not sorting this out with you sooner. Please let me know if we should discuss further and let me know if we’re on the same page now and moving forward. I’m happy to discuss whatever needs to be done.</w:t>
      </w:r>
    </w:p>
  </w:comment>
  <w:comment w:id="48" w:author="Ploughe, Laura W" w:date="2026-02-26T14:43:00Z" w:initials="LP">
    <w:p w14:paraId="4366DE73" w14:textId="77777777" w:rsidR="00AC3326" w:rsidRDefault="00AC3326" w:rsidP="00AC3326">
      <w:pPr>
        <w:pStyle w:val="CommentText"/>
      </w:pPr>
      <w:r>
        <w:rPr>
          <w:rStyle w:val="CommentReference"/>
        </w:rPr>
        <w:annotationRef/>
      </w:r>
      <w:r>
        <w:t xml:space="preserve">Thanks for understanding. I made the appropriate changes. </w:t>
      </w:r>
    </w:p>
  </w:comment>
  <w:comment w:id="58" w:author="Johnson, James (Matthew)" w:date="2026-01-28T11:54:00Z" w:initials="JJ">
    <w:p w14:paraId="713AF2B2" w14:textId="19BC49BF" w:rsidR="00A33C10" w:rsidRDefault="00A33C10" w:rsidP="00A33C10">
      <w:pPr>
        <w:pStyle w:val="CommentText"/>
      </w:pPr>
      <w:r>
        <w:rPr>
          <w:rStyle w:val="CommentReference"/>
        </w:rPr>
        <w:annotationRef/>
      </w:r>
      <w:r>
        <w:t>Should we identify optimal field visit timing to identify and mitigate equipment failure?</w:t>
      </w:r>
    </w:p>
  </w:comment>
  <w:comment w:id="59" w:author="Ploughe, Laura W" w:date="2026-02-26T15:03:00Z" w:initials="LP">
    <w:p w14:paraId="76402D70" w14:textId="77777777" w:rsidR="00310EEA" w:rsidRDefault="007C10A0" w:rsidP="00310EEA">
      <w:pPr>
        <w:pStyle w:val="CommentText"/>
      </w:pPr>
      <w:r>
        <w:rPr>
          <w:rStyle w:val="CommentReference"/>
        </w:rPr>
        <w:annotationRef/>
      </w:r>
      <w:r w:rsidR="00310EEA">
        <w:t>I added some more information. The goal is to sample 4 times a year, but focus on the timing of aquatic macro and water quality because these require more precision. They have tried sampling 2x a year, but that was not adequate.</w:t>
      </w:r>
    </w:p>
  </w:comment>
  <w:comment w:id="68" w:author="Johnson, James (Matthew)" w:date="2026-01-28T11:55:00Z" w:initials="JJ">
    <w:p w14:paraId="3B758027" w14:textId="3C257D4C" w:rsidR="00557AED" w:rsidRDefault="00557AED" w:rsidP="00557AED">
      <w:pPr>
        <w:pStyle w:val="CommentText"/>
      </w:pPr>
      <w:r>
        <w:rPr>
          <w:rStyle w:val="CommentReference"/>
        </w:rPr>
        <w:annotationRef/>
      </w:r>
      <w:r>
        <w:t>Should we insert link to web site?</w:t>
      </w:r>
    </w:p>
  </w:comment>
  <w:comment w:id="74" w:author="Johnson, James (Matthew)" w:date="2026-01-28T11:56:00Z" w:initials="JJ">
    <w:p w14:paraId="715799C1" w14:textId="77777777" w:rsidR="00206F3F" w:rsidRDefault="00206F3F" w:rsidP="00206F3F">
      <w:pPr>
        <w:pStyle w:val="CommentText"/>
      </w:pPr>
      <w:r>
        <w:rPr>
          <w:rStyle w:val="CommentReference"/>
        </w:rPr>
        <w:annotationRef/>
      </w:r>
      <w:r>
        <w:t>QC scripts indicate</w:t>
      </w:r>
    </w:p>
    <w:p w14:paraId="48B2696A" w14:textId="77777777" w:rsidR="00206F3F" w:rsidRDefault="00206F3F" w:rsidP="00206F3F">
      <w:pPr>
        <w:pStyle w:val="CommentText"/>
      </w:pPr>
    </w:p>
    <w:p w14:paraId="0F547F47" w14:textId="77777777" w:rsidR="00206F3F" w:rsidRDefault="00206F3F" w:rsidP="00206F3F">
      <w:pPr>
        <w:pStyle w:val="CommentText"/>
      </w:pPr>
      <w:r>
        <w:t>???</w:t>
      </w:r>
    </w:p>
  </w:comment>
  <w:comment w:id="83" w:author="Johnson, James (Matthew)" w:date="2026-01-28T12:18:00Z" w:initials="JJ">
    <w:p w14:paraId="4D8E3A74" w14:textId="77777777" w:rsidR="0007150A" w:rsidRDefault="0007150A" w:rsidP="0007150A">
      <w:pPr>
        <w:pStyle w:val="CommentText"/>
      </w:pPr>
      <w:r>
        <w:rPr>
          <w:rStyle w:val="CommentReference"/>
        </w:rPr>
        <w:annotationRef/>
      </w:r>
      <w:r>
        <w:t>Will this need to be updated once we sort out a solution to the date-time issue?</w:t>
      </w:r>
    </w:p>
  </w:comment>
  <w:comment w:id="84" w:author="Ploughe, Laura W" w:date="2026-03-03T08:27:00Z" w:initials="LP">
    <w:p w14:paraId="62889229" w14:textId="77777777" w:rsidR="00456184" w:rsidRDefault="00510192" w:rsidP="00456184">
      <w:pPr>
        <w:pStyle w:val="CommentText"/>
      </w:pPr>
      <w:r>
        <w:rPr>
          <w:rStyle w:val="CommentReference"/>
        </w:rPr>
        <w:annotationRef/>
      </w:r>
      <w:r w:rsidR="00456184">
        <w:t>No, this will still be a step. The logger files can only be read by the proprietary software, so it needs to be formatted into a format we can work with.</w:t>
      </w:r>
    </w:p>
  </w:comment>
  <w:comment w:id="86" w:author="Johnson, James (Matthew)" w:date="2026-01-28T12:20:00Z" w:initials="JJ">
    <w:p w14:paraId="59ECDD30" w14:textId="0C0C1EA2" w:rsidR="000B576E" w:rsidRDefault="000B576E" w:rsidP="000B576E">
      <w:pPr>
        <w:pStyle w:val="CommentText"/>
      </w:pPr>
      <w:r>
        <w:rPr>
          <w:rStyle w:val="CommentReference"/>
        </w:rPr>
        <w:annotationRef/>
      </w:r>
      <w:r>
        <w:t>After 4</w:t>
      </w:r>
      <w:r>
        <w:rPr>
          <w:vertAlign w:val="superscript"/>
        </w:rPr>
        <w:t>th</w:t>
      </w:r>
      <w:r>
        <w:t xml:space="preserve"> quarter sampling...end of calendar year?</w:t>
      </w:r>
    </w:p>
  </w:comment>
  <w:comment w:id="87" w:author="Ploughe, Laura W" w:date="2026-03-03T08:51:00Z" w:initials="LP">
    <w:p w14:paraId="726E32E7" w14:textId="77777777" w:rsidR="00D70403" w:rsidRDefault="00D70403" w:rsidP="00D70403">
      <w:pPr>
        <w:pStyle w:val="CommentText"/>
      </w:pPr>
      <w:r>
        <w:rPr>
          <w:rStyle w:val="CommentReference"/>
        </w:rPr>
        <w:annotationRef/>
      </w:r>
      <w:r>
        <w:t>Yes, that is a better way to put that.</w:t>
      </w:r>
    </w:p>
  </w:comment>
  <w:comment w:id="90" w:author="Johnson, James (Matthew)" w:date="2026-01-28T12:20:00Z" w:initials="JJ">
    <w:p w14:paraId="5E7175D6" w14:textId="6F30DEA6" w:rsidR="00F232E2" w:rsidRDefault="00F232E2" w:rsidP="00F232E2">
      <w:pPr>
        <w:pStyle w:val="CommentText"/>
      </w:pPr>
      <w:r>
        <w:rPr>
          <w:rStyle w:val="CommentReference"/>
        </w:rPr>
        <w:annotationRef/>
      </w:r>
      <w:r>
        <w:t>???</w:t>
      </w:r>
    </w:p>
  </w:comment>
  <w:comment w:id="103" w:author="Johnson, James (Matthew)" w:date="2026-01-28T12:30:00Z" w:initials="JJ">
    <w:p w14:paraId="1625354A" w14:textId="77777777" w:rsidR="006F132F" w:rsidRDefault="006F132F" w:rsidP="006F132F">
      <w:pPr>
        <w:pStyle w:val="CommentText"/>
      </w:pPr>
      <w:r>
        <w:rPr>
          <w:rStyle w:val="CommentReference"/>
        </w:rPr>
        <w:annotationRef/>
      </w:r>
      <w:r>
        <w:t>I’d like to hear your recommendations how to best deal with ARU data.</w:t>
      </w:r>
    </w:p>
  </w:comment>
  <w:comment w:id="106" w:author="Johnson, James (Matthew)" w:date="2026-01-28T13:48:00Z" w:initials="JJ">
    <w:p w14:paraId="485756D4" w14:textId="77777777" w:rsidR="003911D4" w:rsidRDefault="003911D4" w:rsidP="003911D4">
      <w:pPr>
        <w:pStyle w:val="CommentText"/>
      </w:pPr>
      <w:r>
        <w:rPr>
          <w:rStyle w:val="CommentReference"/>
        </w:rPr>
        <w:annotationRef/>
      </w:r>
      <w:r>
        <w:t>Let’s discuss these needs during our next monthly call, please.</w:t>
      </w:r>
    </w:p>
  </w:comment>
  <w:comment w:id="118" w:author="Johnson, James (Matthew)" w:date="2026-01-28T12:44:00Z" w:initials="JJ">
    <w:p w14:paraId="018CC167" w14:textId="26148760" w:rsidR="00EF0C18" w:rsidRDefault="005F4021" w:rsidP="00EF0C18">
      <w:pPr>
        <w:pStyle w:val="CommentText"/>
      </w:pPr>
      <w:r>
        <w:rPr>
          <w:rStyle w:val="CommentReference"/>
        </w:rPr>
        <w:annotationRef/>
      </w:r>
      <w:r w:rsidR="00EF0C18">
        <w:t>I think we’ve discussed this, but let’s chat about things again if needed.</w:t>
      </w:r>
    </w:p>
    <w:p w14:paraId="0FE43196" w14:textId="77777777" w:rsidR="00EF0C18" w:rsidRDefault="00EF0C18" w:rsidP="00EF0C18">
      <w:pPr>
        <w:pStyle w:val="CommentText"/>
      </w:pPr>
    </w:p>
    <w:p w14:paraId="404EFE91" w14:textId="77777777" w:rsidR="00EF0C18" w:rsidRDefault="00EF0C18" w:rsidP="00EF0C18">
      <w:pPr>
        <w:pStyle w:val="CommentText"/>
      </w:pPr>
      <w:r>
        <w:t>Suggest striking current content as it describes a project workflow and not a monitoring protocol. SCPN is not planning to continue this project.</w:t>
      </w:r>
    </w:p>
    <w:p w14:paraId="3188D310" w14:textId="77777777" w:rsidR="00EF0C18" w:rsidRDefault="00EF0C18" w:rsidP="00EF0C18">
      <w:pPr>
        <w:pStyle w:val="CommentText"/>
      </w:pPr>
    </w:p>
    <w:p w14:paraId="6915C874" w14:textId="77777777" w:rsidR="00EF0C18" w:rsidRDefault="00EF0C18" w:rsidP="00EF0C18">
      <w:pPr>
        <w:pStyle w:val="CommentText"/>
      </w:pPr>
      <w:r>
        <w:t xml:space="preserve">Rather, the Data Life Cycle for this protocol should document preparation of data packages for an analysis/report, see </w:t>
      </w:r>
      <w:hyperlink r:id="rId1" w:history="1">
        <w:r w:rsidRPr="007A532E">
          <w:rPr>
            <w:rStyle w:val="Hyperlink"/>
          </w:rPr>
          <w:t>Data release associated with the report "Trends in satellite-derived phenology in grasslands and shrublands of Southern Colorado Plateau Network parks" (2003-2022)</w:t>
        </w:r>
      </w:hyperlink>
      <w:r>
        <w:t>.</w:t>
      </w:r>
    </w:p>
    <w:p w14:paraId="03B7FA76" w14:textId="77777777" w:rsidR="00EF0C18" w:rsidRDefault="00EF0C18" w:rsidP="00EF0C18">
      <w:pPr>
        <w:pStyle w:val="CommentText"/>
      </w:pPr>
    </w:p>
    <w:p w14:paraId="44103F0F" w14:textId="77777777" w:rsidR="00EF0C18" w:rsidRDefault="00EF0C18" w:rsidP="00EF0C18">
      <w:pPr>
        <w:pStyle w:val="CommentText"/>
      </w:pPr>
      <w:r>
        <w:t>Data Life Cycle for this protocol should outline what is expected to document data acquisition, QA/QC methods, and publishing the data package when conducting an analysis or report. A monthly x-axis may not be appropriate?</w:t>
      </w:r>
    </w:p>
    <w:p w14:paraId="3E4FF326" w14:textId="77777777" w:rsidR="00EF0C18" w:rsidRDefault="00EF0C18" w:rsidP="00EF0C18">
      <w:pPr>
        <w:pStyle w:val="CommentText"/>
      </w:pPr>
    </w:p>
    <w:p w14:paraId="1C2FC456" w14:textId="77777777" w:rsidR="00EF0C18" w:rsidRDefault="00EF0C18" w:rsidP="00EF0C18">
      <w:pPr>
        <w:pStyle w:val="CommentText"/>
      </w:pPr>
      <w:r>
        <w:t>This protocol doesn’t routinely download data, make calculations, and archive it for potential future use, as currently presented.</w:t>
      </w:r>
    </w:p>
    <w:p w14:paraId="6F8BCE50" w14:textId="77777777" w:rsidR="00EF0C18" w:rsidRDefault="00EF0C18" w:rsidP="00EF0C18">
      <w:pPr>
        <w:pStyle w:val="CommentText"/>
      </w:pPr>
    </w:p>
    <w:p w14:paraId="64008B94" w14:textId="77777777" w:rsidR="00EF0C18" w:rsidRDefault="00EF0C18" w:rsidP="00EF0C18">
      <w:pPr>
        <w:pStyle w:val="CommentText"/>
      </w:pPr>
      <w:r>
        <w:t>This protocol does acquire and analyze remotely sensed data, and publish those data sets as assembled and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2A06DE" w15:done="0"/>
  <w15:commentEx w15:paraId="70DC3B23" w15:done="0"/>
  <w15:commentEx w15:paraId="4366DE73" w15:paraIdParent="70DC3B23" w15:done="0"/>
  <w15:commentEx w15:paraId="713AF2B2" w15:done="0"/>
  <w15:commentEx w15:paraId="76402D70" w15:paraIdParent="713AF2B2" w15:done="0"/>
  <w15:commentEx w15:paraId="3B758027" w15:done="1"/>
  <w15:commentEx w15:paraId="0F547F47" w15:done="1"/>
  <w15:commentEx w15:paraId="4D8E3A74" w15:done="0"/>
  <w15:commentEx w15:paraId="62889229" w15:paraIdParent="4D8E3A74" w15:done="0"/>
  <w15:commentEx w15:paraId="59ECDD30" w15:done="0"/>
  <w15:commentEx w15:paraId="726E32E7" w15:paraIdParent="59ECDD30" w15:done="0"/>
  <w15:commentEx w15:paraId="5E7175D6" w15:done="0"/>
  <w15:commentEx w15:paraId="1625354A" w15:done="0"/>
  <w15:commentEx w15:paraId="485756D4" w15:done="0"/>
  <w15:commentEx w15:paraId="64008B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E8E1E7" w16cex:dateUtc="2026-01-28T20:36:00Z"/>
  <w16cex:commentExtensible w16cex:durableId="1197E663" w16cex:dateUtc="2026-01-28T19:04:00Z"/>
  <w16cex:commentExtensible w16cex:durableId="0158E67B" w16cex:dateUtc="2026-02-26T21:43:00Z"/>
  <w16cex:commentExtensible w16cex:durableId="5D7147EE" w16cex:dateUtc="2026-01-28T18:54:00Z"/>
  <w16cex:commentExtensible w16cex:durableId="327FBA33" w16cex:dateUtc="2026-02-26T22:03:00Z"/>
  <w16cex:commentExtensible w16cex:durableId="25E3EA9B" w16cex:dateUtc="2026-01-28T18:55:00Z"/>
  <w16cex:commentExtensible w16cex:durableId="70039E1A" w16cex:dateUtc="2026-01-28T18:56:00Z"/>
  <w16cex:commentExtensible w16cex:durableId="2BAE0734" w16cex:dateUtc="2026-01-28T19:18:00Z"/>
  <w16cex:commentExtensible w16cex:durableId="385DD659" w16cex:dateUtc="2026-03-03T15:27:00Z"/>
  <w16cex:commentExtensible w16cex:durableId="4397454A" w16cex:dateUtc="2026-01-28T19:20:00Z"/>
  <w16cex:commentExtensible w16cex:durableId="6AE11F44" w16cex:dateUtc="2026-03-03T15:51:00Z"/>
  <w16cex:commentExtensible w16cex:durableId="5AFB5286" w16cex:dateUtc="2026-01-28T19:20:00Z"/>
  <w16cex:commentExtensible w16cex:durableId="2EFA3E95" w16cex:dateUtc="2026-01-28T19:30:00Z">
    <w16cex:extLst>
      <w16:ext w16:uri="{CE6994B0-6A32-4C9F-8C6B-6E91EDA988CE}">
        <cr:reactions xmlns:cr="http://schemas.microsoft.com/office/comments/2020/reactions">
          <cr:reaction reactionType="1">
            <cr:reactionInfo dateUtc="2026-03-03T16:28:57Z">
              <cr:user userId="S::lploughe@nps.gov::1243ffa6-9081-4107-affb-7adba7711de9" userProvider="AD" userName="Ploughe, Laura W"/>
            </cr:reactionInfo>
          </cr:reaction>
        </cr:reactions>
      </w16:ext>
    </w16cex:extLst>
  </w16cex:commentExtensible>
  <w16cex:commentExtensible w16cex:durableId="37214FB0" w16cex:dateUtc="2026-01-28T20:48:00Z">
    <w16cex:extLst>
      <w16:ext w16:uri="{CE6994B0-6A32-4C9F-8C6B-6E91EDA988CE}">
        <cr:reactions xmlns:cr="http://schemas.microsoft.com/office/comments/2020/reactions">
          <cr:reaction reactionType="1">
            <cr:reactionInfo dateUtc="2026-03-03T16:29:02Z">
              <cr:user userId="S::lploughe@nps.gov::1243ffa6-9081-4107-affb-7adba7711de9" userProvider="AD" userName="Ploughe, Laura W"/>
            </cr:reactionInfo>
          </cr:reaction>
        </cr:reactions>
      </w16:ext>
    </w16cex:extLst>
  </w16cex:commentExtensible>
  <w16cex:commentExtensible w16cex:durableId="0C4B8E6F" w16cex:dateUtc="2026-01-28T19:44:00Z">
    <w16cex:extLst>
      <w16:ext w16:uri="{CE6994B0-6A32-4C9F-8C6B-6E91EDA988CE}">
        <cr:reactions xmlns:cr="http://schemas.microsoft.com/office/comments/2020/reactions">
          <cr:reaction reactionType="1">
            <cr:reactionInfo dateUtc="2026-03-03T16:29:14Z">
              <cr:user userId="S::lploughe@nps.gov::1243ffa6-9081-4107-affb-7adba7711de9" userProvider="AD" userName="Ploughe, Laura W"/>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2A06DE" w16cid:durableId="24E8E1E7"/>
  <w16cid:commentId w16cid:paraId="70DC3B23" w16cid:durableId="1197E663"/>
  <w16cid:commentId w16cid:paraId="4366DE73" w16cid:durableId="0158E67B"/>
  <w16cid:commentId w16cid:paraId="713AF2B2" w16cid:durableId="5D7147EE"/>
  <w16cid:commentId w16cid:paraId="76402D70" w16cid:durableId="327FBA33"/>
  <w16cid:commentId w16cid:paraId="3B758027" w16cid:durableId="25E3EA9B"/>
  <w16cid:commentId w16cid:paraId="0F547F47" w16cid:durableId="70039E1A"/>
  <w16cid:commentId w16cid:paraId="4D8E3A74" w16cid:durableId="2BAE0734"/>
  <w16cid:commentId w16cid:paraId="62889229" w16cid:durableId="385DD659"/>
  <w16cid:commentId w16cid:paraId="59ECDD30" w16cid:durableId="4397454A"/>
  <w16cid:commentId w16cid:paraId="726E32E7" w16cid:durableId="6AE11F44"/>
  <w16cid:commentId w16cid:paraId="5E7175D6" w16cid:durableId="5AFB5286"/>
  <w16cid:commentId w16cid:paraId="1625354A" w16cid:durableId="2EFA3E95"/>
  <w16cid:commentId w16cid:paraId="485756D4" w16cid:durableId="37214FB0"/>
  <w16cid:commentId w16cid:paraId="64008B94" w16cid:durableId="0C4B8E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EB11" w14:textId="77777777" w:rsidR="00BB6D85" w:rsidRDefault="00BB6D85" w:rsidP="002969AE">
      <w:pPr>
        <w:spacing w:after="0" w:line="240" w:lineRule="auto"/>
      </w:pPr>
      <w:r>
        <w:separator/>
      </w:r>
    </w:p>
  </w:endnote>
  <w:endnote w:type="continuationSeparator" w:id="0">
    <w:p w14:paraId="01F5D9FD" w14:textId="77777777" w:rsidR="00BB6D85" w:rsidRDefault="00BB6D85" w:rsidP="002969AE">
      <w:pPr>
        <w:spacing w:after="0" w:line="240" w:lineRule="auto"/>
      </w:pPr>
      <w:r>
        <w:continuationSeparator/>
      </w:r>
    </w:p>
  </w:endnote>
  <w:endnote w:type="continuationNotice" w:id="1">
    <w:p w14:paraId="6FE6EA35" w14:textId="77777777" w:rsidR="00BB6D85" w:rsidRDefault="00BB6D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47556" w14:textId="77777777" w:rsidR="00BB6D85" w:rsidRDefault="00BB6D85" w:rsidP="002969AE">
      <w:pPr>
        <w:spacing w:after="0" w:line="240" w:lineRule="auto"/>
      </w:pPr>
      <w:r>
        <w:separator/>
      </w:r>
    </w:p>
  </w:footnote>
  <w:footnote w:type="continuationSeparator" w:id="0">
    <w:p w14:paraId="10AF14B2" w14:textId="77777777" w:rsidR="00BB6D85" w:rsidRDefault="00BB6D85" w:rsidP="002969AE">
      <w:pPr>
        <w:spacing w:after="0" w:line="240" w:lineRule="auto"/>
      </w:pPr>
      <w:r>
        <w:continuationSeparator/>
      </w:r>
    </w:p>
  </w:footnote>
  <w:footnote w:type="continuationNotice" w:id="1">
    <w:p w14:paraId="195639AE" w14:textId="77777777" w:rsidR="00BB6D85" w:rsidRDefault="00BB6D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BA31" w14:textId="05F4736B" w:rsidR="00FF3A59" w:rsidRDefault="00DF7FC4">
    <w:pPr>
      <w:pStyle w:val="Head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F8F0" w14:textId="1140EF43" w:rsidR="00DF7FC4" w:rsidRDefault="00CA35AD">
    <w:pPr>
      <w:pStyle w:val="Header"/>
    </w:pPr>
    <w:r>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C31A" w14:textId="2A375C6E" w:rsidR="00CA35AD" w:rsidRDefault="00CA35AD">
    <w:pPr>
      <w:pStyle w:val="Header"/>
    </w:pPr>
    <w:r>
      <w:t xml:space="preserve">Water Resources: </w:t>
    </w:r>
    <w:r w:rsidR="008852A0">
      <w:t>Riparian (</w:t>
    </w:r>
    <w:r w:rsidR="006055D1">
      <w:t xml:space="preserve">Alluvial </w:t>
    </w:r>
    <w:r>
      <w:t>Groundwater</w:t>
    </w:r>
    <w:r w:rsidR="008852A0">
      <w:t xml:space="preserve"> and Water Surface Flow)</w:t>
    </w:r>
    <w:r w:rsidR="00D62016">
      <w:t xml:space="preserve"> </w:t>
    </w:r>
    <w:ins w:id="78" w:author="Ploughe, Laura W" w:date="2026-03-03T09:21:00Z" w16du:dateUtc="2026-03-03T16:21:00Z">
      <w:r w:rsidR="009F6301">
        <w:tab/>
      </w:r>
      <w:r w:rsidR="009F6301">
        <w:tab/>
      </w:r>
      <w:r w:rsidR="009F6301">
        <w:tab/>
      </w:r>
      <w:r w:rsidR="009F6301">
        <w:tab/>
      </w:r>
      <w:r w:rsidR="009F6301">
        <w:tab/>
      </w:r>
    </w:ins>
    <w:r w:rsidR="00D62016">
      <w:fldChar w:fldCharType="begin"/>
    </w:r>
    <w:r w:rsidR="00D62016">
      <w:instrText xml:space="preserve"> PAGE   \* MERGEFORMAT </w:instrText>
    </w:r>
    <w:r w:rsidR="00D62016">
      <w:fldChar w:fldCharType="separate"/>
    </w:r>
    <w:r w:rsidR="00D62016">
      <w:rPr>
        <w:noProof/>
      </w:rPr>
      <w:t>1</w:t>
    </w:r>
    <w:r w:rsidR="00D62016">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93EB" w14:textId="6ED3E995" w:rsidR="00FF3A59" w:rsidRDefault="00CA35AD">
    <w:pPr>
      <w:pStyle w:val="Header"/>
    </w:pPr>
    <w:r>
      <w:t xml:space="preserve">Water Resources: </w:t>
    </w:r>
    <w:r w:rsidR="00FF3A59">
      <w:t>Water Quality</w:t>
    </w:r>
    <w:ins w:id="92" w:author="Ploughe, Laura W" w:date="2026-03-03T09:21:00Z" w16du:dateUtc="2026-03-03T16:21:00Z">
      <w:r w:rsidR="009F6301">
        <w:tab/>
      </w:r>
      <w:r w:rsidR="009F6301">
        <w:tab/>
      </w:r>
      <w:r w:rsidR="009F6301">
        <w:tab/>
      </w:r>
      <w:r w:rsidR="009F6301">
        <w:tab/>
      </w:r>
      <w:r w:rsidR="009F6301">
        <w:tab/>
      </w:r>
      <w:r w:rsidR="009F6301">
        <w:tab/>
      </w:r>
    </w:ins>
    <w:ins w:id="93" w:author="Ploughe, Laura W" w:date="2026-03-03T09:22:00Z" w16du:dateUtc="2026-03-03T16:22:00Z">
      <w:r w:rsidR="001D2E3E">
        <w:fldChar w:fldCharType="begin"/>
      </w:r>
      <w:r w:rsidR="001D2E3E">
        <w:instrText xml:space="preserve"> PAGE   \* MERGEFORMAT </w:instrText>
      </w:r>
      <w:r w:rsidR="001D2E3E">
        <w:fldChar w:fldCharType="separate"/>
      </w:r>
      <w:r w:rsidR="001D2E3E">
        <w:rPr>
          <w:noProof/>
        </w:rPr>
        <w:t>1</w:t>
      </w:r>
      <w:r w:rsidR="001D2E3E">
        <w:rPr>
          <w:noProof/>
        </w:rPr>
        <w:fldChar w:fldCharType="end"/>
      </w:r>
    </w:ins>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80FB" w14:textId="3F8E6117" w:rsidR="003A02E1" w:rsidRDefault="00745A9A">
    <w:pPr>
      <w:pStyle w:val="Header"/>
    </w:pPr>
    <w:r>
      <w:t>Aquatic Macroinvertebrates</w:t>
    </w:r>
    <w:r>
      <w:tab/>
    </w:r>
    <w:r>
      <w:tab/>
    </w:r>
    <w:r>
      <w:tab/>
    </w:r>
    <w:r>
      <w:tab/>
    </w:r>
    <w:r>
      <w:tab/>
    </w:r>
    <w:r>
      <w:tab/>
    </w:r>
    <w:r>
      <w:fldChar w:fldCharType="begin"/>
    </w:r>
    <w:r>
      <w:instrText xml:space="preserve"> PAGE   \* MERGEFORMAT </w:instrText>
    </w:r>
    <w:r>
      <w:fldChar w:fldCharType="separate"/>
    </w:r>
    <w:r>
      <w:rPr>
        <w:noProof/>
      </w:rPr>
      <w:t>1</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0759" w14:textId="7217D7ED" w:rsidR="001B13A8" w:rsidRDefault="001B13A8">
    <w:pPr>
      <w:pStyle w:val="Header"/>
    </w:pPr>
    <w:r>
      <w:t>Birds</w:t>
    </w:r>
    <w:r>
      <w:tab/>
    </w:r>
    <w:r>
      <w:tab/>
    </w:r>
    <w:r>
      <w:tab/>
    </w:r>
    <w:r>
      <w:tab/>
    </w:r>
    <w:r>
      <w:tab/>
    </w:r>
    <w:r>
      <w:tab/>
    </w:r>
    <w:r>
      <w:fldChar w:fldCharType="begin"/>
    </w:r>
    <w:r>
      <w:instrText xml:space="preserve"> PAGE   \* MERGEFORMAT </w:instrText>
    </w:r>
    <w:r>
      <w:fldChar w:fldCharType="separate"/>
    </w:r>
    <w:r>
      <w:rPr>
        <w:noProof/>
      </w:rPr>
      <w:t>1</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08AE" w14:textId="663ADD91" w:rsidR="003A02E1" w:rsidRDefault="003A02E1">
    <w:pPr>
      <w:pStyle w:val="Header"/>
    </w:pPr>
    <w:r>
      <w:t>Upland vegetation</w:t>
    </w:r>
    <w:r w:rsidR="001B13A8">
      <w:tab/>
    </w:r>
    <w:r w:rsidR="001B13A8">
      <w:tab/>
    </w:r>
    <w:r w:rsidR="001B13A8">
      <w:tab/>
    </w:r>
    <w:r w:rsidR="001B13A8">
      <w:tab/>
    </w:r>
    <w:r w:rsidR="001B13A8">
      <w:tab/>
    </w:r>
    <w:r w:rsidR="001B13A8">
      <w:tab/>
    </w:r>
    <w:r w:rsidR="001B13A8">
      <w:fldChar w:fldCharType="begin"/>
    </w:r>
    <w:r w:rsidR="001B13A8">
      <w:instrText xml:space="preserve"> PAGE   \* MERGEFORMAT </w:instrText>
    </w:r>
    <w:r w:rsidR="001B13A8">
      <w:fldChar w:fldCharType="separate"/>
    </w:r>
    <w:r w:rsidR="001B13A8">
      <w:rPr>
        <w:noProof/>
      </w:rPr>
      <w:t>1</w:t>
    </w:r>
    <w:r w:rsidR="001B13A8">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E170" w14:textId="334F5D80" w:rsidR="009971C5" w:rsidRDefault="009971C5">
    <w:pPr>
      <w:pStyle w:val="Header"/>
    </w:pPr>
    <w:r>
      <w:t>Land Surface Phenology</w:t>
    </w:r>
    <w:r w:rsidR="00397936">
      <w:tab/>
    </w:r>
    <w:r w:rsidR="00397936">
      <w:tab/>
    </w:r>
    <w:r w:rsidR="00397936">
      <w:tab/>
    </w:r>
    <w:r w:rsidR="00397936">
      <w:tab/>
    </w:r>
    <w:r w:rsidR="00397936">
      <w:tab/>
    </w:r>
    <w:r w:rsidR="00397936">
      <w:tab/>
    </w:r>
    <w:r w:rsidR="00397936">
      <w:fldChar w:fldCharType="begin"/>
    </w:r>
    <w:r w:rsidR="00397936">
      <w:instrText xml:space="preserve"> PAGE   \* MERGEFORMAT </w:instrText>
    </w:r>
    <w:r w:rsidR="00397936">
      <w:fldChar w:fldCharType="separate"/>
    </w:r>
    <w:r w:rsidR="00397936">
      <w:rPr>
        <w:noProof/>
      </w:rPr>
      <w:t>1</w:t>
    </w:r>
    <w:r w:rsidR="00397936">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94060" w14:textId="463E7C4D" w:rsidR="0037187E" w:rsidRDefault="0037187E">
    <w:pPr>
      <w:pStyle w:val="Header"/>
    </w:pPr>
    <w:r>
      <w:t>Climate</w:t>
    </w:r>
    <w:r w:rsidR="00397936">
      <w:tab/>
    </w:r>
    <w:r w:rsidR="00397936">
      <w:tab/>
    </w:r>
    <w:r w:rsidR="00397936">
      <w:tab/>
    </w:r>
    <w:r w:rsidR="00397936">
      <w:tab/>
    </w:r>
    <w:r w:rsidR="00397936">
      <w:tab/>
    </w:r>
    <w:r w:rsidR="00397936">
      <w:tab/>
    </w:r>
    <w:r w:rsidR="00397936">
      <w:fldChar w:fldCharType="begin"/>
    </w:r>
    <w:r w:rsidR="00397936">
      <w:instrText xml:space="preserve"> PAGE   \* MERGEFORMAT </w:instrText>
    </w:r>
    <w:r w:rsidR="00397936">
      <w:fldChar w:fldCharType="separate"/>
    </w:r>
    <w:r w:rsidR="00397936">
      <w:rPr>
        <w:noProof/>
      </w:rPr>
      <w:t>1</w:t>
    </w:r>
    <w:r w:rsidR="00397936">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438"/>
    <w:multiLevelType w:val="hybridMultilevel"/>
    <w:tmpl w:val="B69E7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E3AD5"/>
    <w:multiLevelType w:val="multilevel"/>
    <w:tmpl w:val="CBE81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8287E"/>
    <w:multiLevelType w:val="hybridMultilevel"/>
    <w:tmpl w:val="4B98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F620DE"/>
    <w:multiLevelType w:val="hybridMultilevel"/>
    <w:tmpl w:val="24AE8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0E3488"/>
    <w:multiLevelType w:val="hybridMultilevel"/>
    <w:tmpl w:val="608AF6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212FEA"/>
    <w:multiLevelType w:val="multilevel"/>
    <w:tmpl w:val="81400914"/>
    <w:lvl w:ilvl="0">
      <w:start w:val="1"/>
      <w:numFmt w:val="decimal"/>
      <w:pStyle w:val="Heading1"/>
      <w:lvlText w:val="%1"/>
      <w:lvlJc w:val="left"/>
      <w:pPr>
        <w:ind w:left="432" w:hanging="432"/>
      </w:pPr>
    </w:lvl>
    <w:lvl w:ilvl="1">
      <w:start w:val="1"/>
      <w:numFmt w:val="decimal"/>
      <w:pStyle w:val="Heading2"/>
      <w:lvlText w:val="%1.%2"/>
      <w:lvlJc w:val="left"/>
      <w:pPr>
        <w:ind w:left="3096" w:hanging="576"/>
      </w:pPr>
    </w:lvl>
    <w:lvl w:ilvl="2">
      <w:start w:val="1"/>
      <w:numFmt w:val="decimal"/>
      <w:pStyle w:val="Heading3"/>
      <w:lvlText w:val="%1.%2.%3"/>
      <w:lvlJc w:val="left"/>
      <w:pPr>
        <w:ind w:left="657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8251F5F"/>
    <w:multiLevelType w:val="hybridMultilevel"/>
    <w:tmpl w:val="D1C4CE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B1262A"/>
    <w:multiLevelType w:val="hybridMultilevel"/>
    <w:tmpl w:val="87B82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040B66"/>
    <w:multiLevelType w:val="hybridMultilevel"/>
    <w:tmpl w:val="EF96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FD6703"/>
    <w:multiLevelType w:val="hybridMultilevel"/>
    <w:tmpl w:val="BB0C6D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A615E4"/>
    <w:multiLevelType w:val="multilevel"/>
    <w:tmpl w:val="24A2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9C40FC"/>
    <w:multiLevelType w:val="hybridMultilevel"/>
    <w:tmpl w:val="B0B6AB76"/>
    <w:lvl w:ilvl="0" w:tplc="684814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B85B91"/>
    <w:multiLevelType w:val="hybridMultilevel"/>
    <w:tmpl w:val="E4CC0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7661CB"/>
    <w:multiLevelType w:val="hybridMultilevel"/>
    <w:tmpl w:val="76840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F377B0"/>
    <w:multiLevelType w:val="hybridMultilevel"/>
    <w:tmpl w:val="DA6A9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7762218">
    <w:abstractNumId w:val="9"/>
  </w:num>
  <w:num w:numId="2" w16cid:durableId="1125464865">
    <w:abstractNumId w:val="5"/>
  </w:num>
  <w:num w:numId="3" w16cid:durableId="1699043628">
    <w:abstractNumId w:val="13"/>
  </w:num>
  <w:num w:numId="4" w16cid:durableId="297344307">
    <w:abstractNumId w:val="6"/>
  </w:num>
  <w:num w:numId="5" w16cid:durableId="1777401956">
    <w:abstractNumId w:val="4"/>
  </w:num>
  <w:num w:numId="6" w16cid:durableId="1291667923">
    <w:abstractNumId w:val="12"/>
  </w:num>
  <w:num w:numId="7" w16cid:durableId="779252844">
    <w:abstractNumId w:val="11"/>
  </w:num>
  <w:num w:numId="8" w16cid:durableId="732123897">
    <w:abstractNumId w:val="8"/>
  </w:num>
  <w:num w:numId="9" w16cid:durableId="1774281292">
    <w:abstractNumId w:val="7"/>
  </w:num>
  <w:num w:numId="10" w16cid:durableId="1237084874">
    <w:abstractNumId w:val="10"/>
  </w:num>
  <w:num w:numId="11" w16cid:durableId="1326858864">
    <w:abstractNumId w:val="1"/>
  </w:num>
  <w:num w:numId="12" w16cid:durableId="501432143">
    <w:abstractNumId w:val="14"/>
  </w:num>
  <w:num w:numId="13" w16cid:durableId="1503742634">
    <w:abstractNumId w:val="2"/>
  </w:num>
  <w:num w:numId="14" w16cid:durableId="1927034756">
    <w:abstractNumId w:val="0"/>
  </w:num>
  <w:num w:numId="15" w16cid:durableId="75663147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son, James (Matthew)">
    <w15:presenceInfo w15:providerId="AD" w15:userId="S::jamesmjohnson@nps.gov::ece467fa-792e-4a83-af87-0ee9b5e54ebe"/>
  </w15:person>
  <w15:person w15:author="Ploughe, Laura W">
    <w15:presenceInfo w15:providerId="AD" w15:userId="S::lploughe@nps.gov::1243ffa6-9081-4107-affb-7adba7711d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C2"/>
    <w:rsid w:val="00000095"/>
    <w:rsid w:val="0000081F"/>
    <w:rsid w:val="00000AFC"/>
    <w:rsid w:val="00002111"/>
    <w:rsid w:val="000030A9"/>
    <w:rsid w:val="00003DA7"/>
    <w:rsid w:val="0000451B"/>
    <w:rsid w:val="000058E7"/>
    <w:rsid w:val="00005DB6"/>
    <w:rsid w:val="00013260"/>
    <w:rsid w:val="000164CE"/>
    <w:rsid w:val="000175F9"/>
    <w:rsid w:val="0002224F"/>
    <w:rsid w:val="000231C2"/>
    <w:rsid w:val="00024A1E"/>
    <w:rsid w:val="000251A5"/>
    <w:rsid w:val="00030F7E"/>
    <w:rsid w:val="00034EF5"/>
    <w:rsid w:val="00037B7E"/>
    <w:rsid w:val="00053D32"/>
    <w:rsid w:val="00053E5B"/>
    <w:rsid w:val="00055728"/>
    <w:rsid w:val="00057C1F"/>
    <w:rsid w:val="0006155A"/>
    <w:rsid w:val="000625E3"/>
    <w:rsid w:val="000631C4"/>
    <w:rsid w:val="00063C88"/>
    <w:rsid w:val="00064FCC"/>
    <w:rsid w:val="00067AF3"/>
    <w:rsid w:val="0007103B"/>
    <w:rsid w:val="0007150A"/>
    <w:rsid w:val="00073D2E"/>
    <w:rsid w:val="00073FC8"/>
    <w:rsid w:val="00074BDB"/>
    <w:rsid w:val="00075AE7"/>
    <w:rsid w:val="000820AB"/>
    <w:rsid w:val="000826E8"/>
    <w:rsid w:val="00083862"/>
    <w:rsid w:val="00083A06"/>
    <w:rsid w:val="00092E67"/>
    <w:rsid w:val="00095D92"/>
    <w:rsid w:val="000A0CC2"/>
    <w:rsid w:val="000A13D8"/>
    <w:rsid w:val="000A3F52"/>
    <w:rsid w:val="000A3F6A"/>
    <w:rsid w:val="000A646F"/>
    <w:rsid w:val="000B0625"/>
    <w:rsid w:val="000B576E"/>
    <w:rsid w:val="000B638E"/>
    <w:rsid w:val="000B713B"/>
    <w:rsid w:val="000C0544"/>
    <w:rsid w:val="000C283A"/>
    <w:rsid w:val="000D132A"/>
    <w:rsid w:val="000D4E96"/>
    <w:rsid w:val="000D5B84"/>
    <w:rsid w:val="000E00B5"/>
    <w:rsid w:val="000E0569"/>
    <w:rsid w:val="000E1BE8"/>
    <w:rsid w:val="000E3804"/>
    <w:rsid w:val="000E4BE5"/>
    <w:rsid w:val="000E4F38"/>
    <w:rsid w:val="000E76E8"/>
    <w:rsid w:val="000F12DD"/>
    <w:rsid w:val="000F1394"/>
    <w:rsid w:val="000F188C"/>
    <w:rsid w:val="000F1F0E"/>
    <w:rsid w:val="000F3FEE"/>
    <w:rsid w:val="000F61D7"/>
    <w:rsid w:val="000F6361"/>
    <w:rsid w:val="000F7924"/>
    <w:rsid w:val="00101119"/>
    <w:rsid w:val="0010165F"/>
    <w:rsid w:val="00101CC2"/>
    <w:rsid w:val="00104113"/>
    <w:rsid w:val="00104C31"/>
    <w:rsid w:val="00114DA3"/>
    <w:rsid w:val="00115A44"/>
    <w:rsid w:val="00115B88"/>
    <w:rsid w:val="001177C3"/>
    <w:rsid w:val="00117E12"/>
    <w:rsid w:val="0012058D"/>
    <w:rsid w:val="00121D1F"/>
    <w:rsid w:val="001234A9"/>
    <w:rsid w:val="001243CF"/>
    <w:rsid w:val="001248D0"/>
    <w:rsid w:val="00124B15"/>
    <w:rsid w:val="00124D08"/>
    <w:rsid w:val="00126979"/>
    <w:rsid w:val="00133B56"/>
    <w:rsid w:val="001351DE"/>
    <w:rsid w:val="001417F6"/>
    <w:rsid w:val="0014264B"/>
    <w:rsid w:val="00142D27"/>
    <w:rsid w:val="001458D3"/>
    <w:rsid w:val="00145DF5"/>
    <w:rsid w:val="00145E64"/>
    <w:rsid w:val="0014768C"/>
    <w:rsid w:val="0015217D"/>
    <w:rsid w:val="00155214"/>
    <w:rsid w:val="00162B39"/>
    <w:rsid w:val="00165D6D"/>
    <w:rsid w:val="00167366"/>
    <w:rsid w:val="001679A6"/>
    <w:rsid w:val="001706A1"/>
    <w:rsid w:val="00172A28"/>
    <w:rsid w:val="00174D3F"/>
    <w:rsid w:val="00174F4B"/>
    <w:rsid w:val="00177AEE"/>
    <w:rsid w:val="00182029"/>
    <w:rsid w:val="0018314B"/>
    <w:rsid w:val="00187143"/>
    <w:rsid w:val="001978D1"/>
    <w:rsid w:val="001A7B98"/>
    <w:rsid w:val="001B0157"/>
    <w:rsid w:val="001B0CAA"/>
    <w:rsid w:val="001B13A8"/>
    <w:rsid w:val="001B509E"/>
    <w:rsid w:val="001C0251"/>
    <w:rsid w:val="001C0CD5"/>
    <w:rsid w:val="001C17E4"/>
    <w:rsid w:val="001C3E2E"/>
    <w:rsid w:val="001C4B5C"/>
    <w:rsid w:val="001C5CB0"/>
    <w:rsid w:val="001C72A9"/>
    <w:rsid w:val="001CDAA5"/>
    <w:rsid w:val="001D0501"/>
    <w:rsid w:val="001D07D6"/>
    <w:rsid w:val="001D2E3E"/>
    <w:rsid w:val="001D41B0"/>
    <w:rsid w:val="001D5235"/>
    <w:rsid w:val="001D767C"/>
    <w:rsid w:val="001D79F3"/>
    <w:rsid w:val="001D7C87"/>
    <w:rsid w:val="001E17B7"/>
    <w:rsid w:val="001E4042"/>
    <w:rsid w:val="001E5B2B"/>
    <w:rsid w:val="001E6984"/>
    <w:rsid w:val="001E6CEE"/>
    <w:rsid w:val="001F150A"/>
    <w:rsid w:val="001F2395"/>
    <w:rsid w:val="001F4B9C"/>
    <w:rsid w:val="001F5AE0"/>
    <w:rsid w:val="001F6D00"/>
    <w:rsid w:val="00201540"/>
    <w:rsid w:val="00206BBF"/>
    <w:rsid w:val="00206F3F"/>
    <w:rsid w:val="0020796F"/>
    <w:rsid w:val="0021623C"/>
    <w:rsid w:val="002236BE"/>
    <w:rsid w:val="00223822"/>
    <w:rsid w:val="00223C33"/>
    <w:rsid w:val="00224F60"/>
    <w:rsid w:val="00225075"/>
    <w:rsid w:val="00225C4D"/>
    <w:rsid w:val="00227D54"/>
    <w:rsid w:val="0023224D"/>
    <w:rsid w:val="002348FB"/>
    <w:rsid w:val="00236C95"/>
    <w:rsid w:val="002370A4"/>
    <w:rsid w:val="00237699"/>
    <w:rsid w:val="002419DB"/>
    <w:rsid w:val="00242487"/>
    <w:rsid w:val="00246126"/>
    <w:rsid w:val="002531D9"/>
    <w:rsid w:val="0025344E"/>
    <w:rsid w:val="00257AF6"/>
    <w:rsid w:val="00257F69"/>
    <w:rsid w:val="00270F27"/>
    <w:rsid w:val="00271955"/>
    <w:rsid w:val="00272DF8"/>
    <w:rsid w:val="00272E94"/>
    <w:rsid w:val="002759F2"/>
    <w:rsid w:val="0028486E"/>
    <w:rsid w:val="002861A0"/>
    <w:rsid w:val="002867BB"/>
    <w:rsid w:val="0029321A"/>
    <w:rsid w:val="00293324"/>
    <w:rsid w:val="0029573D"/>
    <w:rsid w:val="002969AE"/>
    <w:rsid w:val="002A0E30"/>
    <w:rsid w:val="002A2D7C"/>
    <w:rsid w:val="002A7223"/>
    <w:rsid w:val="002B37E5"/>
    <w:rsid w:val="002B40CD"/>
    <w:rsid w:val="002B479B"/>
    <w:rsid w:val="002B4A4E"/>
    <w:rsid w:val="002B61CD"/>
    <w:rsid w:val="002C091D"/>
    <w:rsid w:val="002C1C0C"/>
    <w:rsid w:val="002C1F69"/>
    <w:rsid w:val="002C476E"/>
    <w:rsid w:val="002C4A73"/>
    <w:rsid w:val="002C5AB1"/>
    <w:rsid w:val="002C5B69"/>
    <w:rsid w:val="002D0474"/>
    <w:rsid w:val="002D1F95"/>
    <w:rsid w:val="002D2224"/>
    <w:rsid w:val="002D4ED8"/>
    <w:rsid w:val="002D5366"/>
    <w:rsid w:val="002D7037"/>
    <w:rsid w:val="002E1AFA"/>
    <w:rsid w:val="002E3AD7"/>
    <w:rsid w:val="002E4C8B"/>
    <w:rsid w:val="002E6BB4"/>
    <w:rsid w:val="002E6E00"/>
    <w:rsid w:val="002F2002"/>
    <w:rsid w:val="00300026"/>
    <w:rsid w:val="003020B3"/>
    <w:rsid w:val="0030411D"/>
    <w:rsid w:val="003042AD"/>
    <w:rsid w:val="00310EEA"/>
    <w:rsid w:val="0031332F"/>
    <w:rsid w:val="00314893"/>
    <w:rsid w:val="00314D7A"/>
    <w:rsid w:val="00314F66"/>
    <w:rsid w:val="00317BC8"/>
    <w:rsid w:val="00324851"/>
    <w:rsid w:val="00327051"/>
    <w:rsid w:val="00327297"/>
    <w:rsid w:val="0033336E"/>
    <w:rsid w:val="003334D2"/>
    <w:rsid w:val="003356D5"/>
    <w:rsid w:val="003371CE"/>
    <w:rsid w:val="0033755D"/>
    <w:rsid w:val="003413FE"/>
    <w:rsid w:val="003456F1"/>
    <w:rsid w:val="0035003D"/>
    <w:rsid w:val="00351CDC"/>
    <w:rsid w:val="003556D8"/>
    <w:rsid w:val="00360B43"/>
    <w:rsid w:val="00361CF9"/>
    <w:rsid w:val="003650A3"/>
    <w:rsid w:val="00366813"/>
    <w:rsid w:val="0036777F"/>
    <w:rsid w:val="0037187E"/>
    <w:rsid w:val="003732D0"/>
    <w:rsid w:val="0037588E"/>
    <w:rsid w:val="00377B9A"/>
    <w:rsid w:val="00383B23"/>
    <w:rsid w:val="00384EAA"/>
    <w:rsid w:val="00386FCA"/>
    <w:rsid w:val="003911D4"/>
    <w:rsid w:val="00394115"/>
    <w:rsid w:val="003942F5"/>
    <w:rsid w:val="00394A1D"/>
    <w:rsid w:val="00394E24"/>
    <w:rsid w:val="00396DC1"/>
    <w:rsid w:val="00397936"/>
    <w:rsid w:val="003A02E1"/>
    <w:rsid w:val="003A0D56"/>
    <w:rsid w:val="003A216D"/>
    <w:rsid w:val="003A2B00"/>
    <w:rsid w:val="003A2D5C"/>
    <w:rsid w:val="003A3E2A"/>
    <w:rsid w:val="003A4F73"/>
    <w:rsid w:val="003A7CFC"/>
    <w:rsid w:val="003B0C7C"/>
    <w:rsid w:val="003B100E"/>
    <w:rsid w:val="003B46FD"/>
    <w:rsid w:val="003C0AFB"/>
    <w:rsid w:val="003C21D7"/>
    <w:rsid w:val="003C2CB9"/>
    <w:rsid w:val="003C7337"/>
    <w:rsid w:val="003D45BA"/>
    <w:rsid w:val="003D4B96"/>
    <w:rsid w:val="003D5426"/>
    <w:rsid w:val="003D6696"/>
    <w:rsid w:val="003E4E09"/>
    <w:rsid w:val="003E54A5"/>
    <w:rsid w:val="003E7DB6"/>
    <w:rsid w:val="003F1B17"/>
    <w:rsid w:val="003F24FA"/>
    <w:rsid w:val="003F35E6"/>
    <w:rsid w:val="003F3E97"/>
    <w:rsid w:val="003F43A4"/>
    <w:rsid w:val="003F4AA3"/>
    <w:rsid w:val="003F4CF0"/>
    <w:rsid w:val="003F7DEE"/>
    <w:rsid w:val="00400C57"/>
    <w:rsid w:val="00403BF5"/>
    <w:rsid w:val="00406259"/>
    <w:rsid w:val="0042145F"/>
    <w:rsid w:val="004241A8"/>
    <w:rsid w:val="0042460F"/>
    <w:rsid w:val="004269B8"/>
    <w:rsid w:val="00432AE6"/>
    <w:rsid w:val="00432E68"/>
    <w:rsid w:val="00434434"/>
    <w:rsid w:val="00435163"/>
    <w:rsid w:val="004424F5"/>
    <w:rsid w:val="00446380"/>
    <w:rsid w:val="00446E88"/>
    <w:rsid w:val="00450122"/>
    <w:rsid w:val="00450B40"/>
    <w:rsid w:val="0045576F"/>
    <w:rsid w:val="00455984"/>
    <w:rsid w:val="00456184"/>
    <w:rsid w:val="0045775C"/>
    <w:rsid w:val="0046199A"/>
    <w:rsid w:val="00462528"/>
    <w:rsid w:val="00463A69"/>
    <w:rsid w:val="00464158"/>
    <w:rsid w:val="004643E4"/>
    <w:rsid w:val="00464863"/>
    <w:rsid w:val="0046508F"/>
    <w:rsid w:val="00470906"/>
    <w:rsid w:val="00471BD5"/>
    <w:rsid w:val="00474A2F"/>
    <w:rsid w:val="004766D7"/>
    <w:rsid w:val="00476AE5"/>
    <w:rsid w:val="00480322"/>
    <w:rsid w:val="00480911"/>
    <w:rsid w:val="004828F3"/>
    <w:rsid w:val="00483D70"/>
    <w:rsid w:val="004933CA"/>
    <w:rsid w:val="004936F2"/>
    <w:rsid w:val="00493F74"/>
    <w:rsid w:val="00494F2B"/>
    <w:rsid w:val="004A00F2"/>
    <w:rsid w:val="004A33A2"/>
    <w:rsid w:val="004A44C7"/>
    <w:rsid w:val="004A6A10"/>
    <w:rsid w:val="004A74D6"/>
    <w:rsid w:val="004B1221"/>
    <w:rsid w:val="004B22B6"/>
    <w:rsid w:val="004B2BA1"/>
    <w:rsid w:val="004B33B6"/>
    <w:rsid w:val="004B7B81"/>
    <w:rsid w:val="004C0598"/>
    <w:rsid w:val="004C0B07"/>
    <w:rsid w:val="004C1726"/>
    <w:rsid w:val="004C270F"/>
    <w:rsid w:val="004C2890"/>
    <w:rsid w:val="004C31CC"/>
    <w:rsid w:val="004C4C94"/>
    <w:rsid w:val="004C6BD0"/>
    <w:rsid w:val="004D0D3E"/>
    <w:rsid w:val="004D697A"/>
    <w:rsid w:val="004E1E8F"/>
    <w:rsid w:val="004E38EE"/>
    <w:rsid w:val="004E7AD1"/>
    <w:rsid w:val="004F06DB"/>
    <w:rsid w:val="004F4D56"/>
    <w:rsid w:val="004F50FF"/>
    <w:rsid w:val="004F6DCE"/>
    <w:rsid w:val="0050021D"/>
    <w:rsid w:val="00501853"/>
    <w:rsid w:val="00502C35"/>
    <w:rsid w:val="00503F57"/>
    <w:rsid w:val="00504030"/>
    <w:rsid w:val="005058EC"/>
    <w:rsid w:val="00505D2A"/>
    <w:rsid w:val="00510192"/>
    <w:rsid w:val="00510491"/>
    <w:rsid w:val="0051092D"/>
    <w:rsid w:val="00513AD8"/>
    <w:rsid w:val="0051409C"/>
    <w:rsid w:val="00514115"/>
    <w:rsid w:val="005214E5"/>
    <w:rsid w:val="00521B47"/>
    <w:rsid w:val="00522726"/>
    <w:rsid w:val="00523CA7"/>
    <w:rsid w:val="005244BA"/>
    <w:rsid w:val="00526A17"/>
    <w:rsid w:val="0052714C"/>
    <w:rsid w:val="00532F3E"/>
    <w:rsid w:val="005357DB"/>
    <w:rsid w:val="00540090"/>
    <w:rsid w:val="005405B8"/>
    <w:rsid w:val="00541A23"/>
    <w:rsid w:val="0054214C"/>
    <w:rsid w:val="00543651"/>
    <w:rsid w:val="0054414A"/>
    <w:rsid w:val="005448DE"/>
    <w:rsid w:val="00546C4E"/>
    <w:rsid w:val="005478A9"/>
    <w:rsid w:val="00547AE7"/>
    <w:rsid w:val="00547EDF"/>
    <w:rsid w:val="0055163A"/>
    <w:rsid w:val="00551E5A"/>
    <w:rsid w:val="005532A4"/>
    <w:rsid w:val="00555B2F"/>
    <w:rsid w:val="00557AED"/>
    <w:rsid w:val="0056078D"/>
    <w:rsid w:val="00565564"/>
    <w:rsid w:val="00565A4C"/>
    <w:rsid w:val="005660DC"/>
    <w:rsid w:val="00566549"/>
    <w:rsid w:val="0057236D"/>
    <w:rsid w:val="00573C13"/>
    <w:rsid w:val="00576039"/>
    <w:rsid w:val="00576474"/>
    <w:rsid w:val="00576BF9"/>
    <w:rsid w:val="00581611"/>
    <w:rsid w:val="00581CF2"/>
    <w:rsid w:val="00584143"/>
    <w:rsid w:val="00584770"/>
    <w:rsid w:val="00591AE9"/>
    <w:rsid w:val="00593742"/>
    <w:rsid w:val="0059586B"/>
    <w:rsid w:val="00595BE3"/>
    <w:rsid w:val="00597B7C"/>
    <w:rsid w:val="005A0412"/>
    <w:rsid w:val="005A1F13"/>
    <w:rsid w:val="005A218A"/>
    <w:rsid w:val="005A32BD"/>
    <w:rsid w:val="005A6250"/>
    <w:rsid w:val="005A6A08"/>
    <w:rsid w:val="005B0740"/>
    <w:rsid w:val="005B5DED"/>
    <w:rsid w:val="005B6B1D"/>
    <w:rsid w:val="005B6F5D"/>
    <w:rsid w:val="005C3B24"/>
    <w:rsid w:val="005C4F5C"/>
    <w:rsid w:val="005C50C6"/>
    <w:rsid w:val="005C5A38"/>
    <w:rsid w:val="005C645B"/>
    <w:rsid w:val="005C6987"/>
    <w:rsid w:val="005D1310"/>
    <w:rsid w:val="005D18BF"/>
    <w:rsid w:val="005D678B"/>
    <w:rsid w:val="005D67FF"/>
    <w:rsid w:val="005D6CEA"/>
    <w:rsid w:val="005E23A8"/>
    <w:rsid w:val="005E3964"/>
    <w:rsid w:val="005E4660"/>
    <w:rsid w:val="005E77A9"/>
    <w:rsid w:val="005E7C4A"/>
    <w:rsid w:val="005F4012"/>
    <w:rsid w:val="005F4021"/>
    <w:rsid w:val="005F6014"/>
    <w:rsid w:val="0060452B"/>
    <w:rsid w:val="006055D1"/>
    <w:rsid w:val="006078A5"/>
    <w:rsid w:val="00611C94"/>
    <w:rsid w:val="006144F1"/>
    <w:rsid w:val="00615331"/>
    <w:rsid w:val="00616582"/>
    <w:rsid w:val="00617EC3"/>
    <w:rsid w:val="00623470"/>
    <w:rsid w:val="00623B36"/>
    <w:rsid w:val="006255BB"/>
    <w:rsid w:val="006274DF"/>
    <w:rsid w:val="00632354"/>
    <w:rsid w:val="0063490C"/>
    <w:rsid w:val="006372E7"/>
    <w:rsid w:val="00643912"/>
    <w:rsid w:val="006475F8"/>
    <w:rsid w:val="00652050"/>
    <w:rsid w:val="006527E7"/>
    <w:rsid w:val="00652C10"/>
    <w:rsid w:val="00653014"/>
    <w:rsid w:val="006548D2"/>
    <w:rsid w:val="00654E6B"/>
    <w:rsid w:val="00654FAD"/>
    <w:rsid w:val="00656EE1"/>
    <w:rsid w:val="00670FD8"/>
    <w:rsid w:val="006745D2"/>
    <w:rsid w:val="00676437"/>
    <w:rsid w:val="00676BCD"/>
    <w:rsid w:val="0067767D"/>
    <w:rsid w:val="006818E5"/>
    <w:rsid w:val="006847FE"/>
    <w:rsid w:val="00685CD0"/>
    <w:rsid w:val="00685F32"/>
    <w:rsid w:val="00686135"/>
    <w:rsid w:val="00686A86"/>
    <w:rsid w:val="00686AF3"/>
    <w:rsid w:val="00694748"/>
    <w:rsid w:val="006961F8"/>
    <w:rsid w:val="00696924"/>
    <w:rsid w:val="00696ECC"/>
    <w:rsid w:val="006A1076"/>
    <w:rsid w:val="006B06D6"/>
    <w:rsid w:val="006B1B0C"/>
    <w:rsid w:val="006B2B19"/>
    <w:rsid w:val="006B447B"/>
    <w:rsid w:val="006B486C"/>
    <w:rsid w:val="006B59C6"/>
    <w:rsid w:val="006B6C46"/>
    <w:rsid w:val="006B755E"/>
    <w:rsid w:val="006C2C48"/>
    <w:rsid w:val="006C2D51"/>
    <w:rsid w:val="006C33D7"/>
    <w:rsid w:val="006C419B"/>
    <w:rsid w:val="006C7656"/>
    <w:rsid w:val="006D1E71"/>
    <w:rsid w:val="006D5318"/>
    <w:rsid w:val="006D5B78"/>
    <w:rsid w:val="006D6CC4"/>
    <w:rsid w:val="006E0E9F"/>
    <w:rsid w:val="006E3C9F"/>
    <w:rsid w:val="006E44CA"/>
    <w:rsid w:val="006E764D"/>
    <w:rsid w:val="006F132F"/>
    <w:rsid w:val="006F2A22"/>
    <w:rsid w:val="006F4077"/>
    <w:rsid w:val="006F6A71"/>
    <w:rsid w:val="007016F9"/>
    <w:rsid w:val="00710382"/>
    <w:rsid w:val="0071068D"/>
    <w:rsid w:val="00713523"/>
    <w:rsid w:val="00714371"/>
    <w:rsid w:val="00714BF4"/>
    <w:rsid w:val="00716CBA"/>
    <w:rsid w:val="0072032D"/>
    <w:rsid w:val="0072187B"/>
    <w:rsid w:val="00722AC4"/>
    <w:rsid w:val="00726F0F"/>
    <w:rsid w:val="00733952"/>
    <w:rsid w:val="007400ED"/>
    <w:rsid w:val="00740FCC"/>
    <w:rsid w:val="00741A9A"/>
    <w:rsid w:val="0074236E"/>
    <w:rsid w:val="00743DC6"/>
    <w:rsid w:val="0074454C"/>
    <w:rsid w:val="00744CAB"/>
    <w:rsid w:val="00745A9A"/>
    <w:rsid w:val="00747748"/>
    <w:rsid w:val="007514B5"/>
    <w:rsid w:val="00756B84"/>
    <w:rsid w:val="00757299"/>
    <w:rsid w:val="00762E3A"/>
    <w:rsid w:val="007679D4"/>
    <w:rsid w:val="00771E5A"/>
    <w:rsid w:val="007731C9"/>
    <w:rsid w:val="00773D10"/>
    <w:rsid w:val="00775C6D"/>
    <w:rsid w:val="00783C54"/>
    <w:rsid w:val="00785198"/>
    <w:rsid w:val="00792B63"/>
    <w:rsid w:val="007936DF"/>
    <w:rsid w:val="0079603B"/>
    <w:rsid w:val="007A1676"/>
    <w:rsid w:val="007A3625"/>
    <w:rsid w:val="007A6D1C"/>
    <w:rsid w:val="007B0DB6"/>
    <w:rsid w:val="007B2E3B"/>
    <w:rsid w:val="007B3260"/>
    <w:rsid w:val="007B4947"/>
    <w:rsid w:val="007B4A43"/>
    <w:rsid w:val="007B5A3A"/>
    <w:rsid w:val="007C0C07"/>
    <w:rsid w:val="007C10A0"/>
    <w:rsid w:val="007C14EB"/>
    <w:rsid w:val="007C2350"/>
    <w:rsid w:val="007C3418"/>
    <w:rsid w:val="007C42BB"/>
    <w:rsid w:val="007C7D4C"/>
    <w:rsid w:val="007D2C6F"/>
    <w:rsid w:val="007E1C4B"/>
    <w:rsid w:val="007E3513"/>
    <w:rsid w:val="007E3BEC"/>
    <w:rsid w:val="007E6D23"/>
    <w:rsid w:val="007E75CB"/>
    <w:rsid w:val="007E761A"/>
    <w:rsid w:val="007E7BB8"/>
    <w:rsid w:val="007F4351"/>
    <w:rsid w:val="007F4A6C"/>
    <w:rsid w:val="007F5711"/>
    <w:rsid w:val="007F5F91"/>
    <w:rsid w:val="007F663C"/>
    <w:rsid w:val="007F6C89"/>
    <w:rsid w:val="008057A1"/>
    <w:rsid w:val="00811FD3"/>
    <w:rsid w:val="008141AA"/>
    <w:rsid w:val="0081563D"/>
    <w:rsid w:val="00821C3A"/>
    <w:rsid w:val="00822D4F"/>
    <w:rsid w:val="00823372"/>
    <w:rsid w:val="008247F4"/>
    <w:rsid w:val="008264E2"/>
    <w:rsid w:val="00827B64"/>
    <w:rsid w:val="00830A30"/>
    <w:rsid w:val="00831534"/>
    <w:rsid w:val="008342D5"/>
    <w:rsid w:val="00840565"/>
    <w:rsid w:val="00843B86"/>
    <w:rsid w:val="00844BDE"/>
    <w:rsid w:val="00844FC4"/>
    <w:rsid w:val="008462FB"/>
    <w:rsid w:val="008476B8"/>
    <w:rsid w:val="00847A38"/>
    <w:rsid w:val="00851CD3"/>
    <w:rsid w:val="00852E12"/>
    <w:rsid w:val="00853821"/>
    <w:rsid w:val="0085709A"/>
    <w:rsid w:val="008579F2"/>
    <w:rsid w:val="008622CE"/>
    <w:rsid w:val="00864BC1"/>
    <w:rsid w:val="0086676E"/>
    <w:rsid w:val="008667A2"/>
    <w:rsid w:val="00870115"/>
    <w:rsid w:val="00871407"/>
    <w:rsid w:val="00873A06"/>
    <w:rsid w:val="00874576"/>
    <w:rsid w:val="00874B25"/>
    <w:rsid w:val="00875C2A"/>
    <w:rsid w:val="00881A0C"/>
    <w:rsid w:val="0088281E"/>
    <w:rsid w:val="0088409D"/>
    <w:rsid w:val="008852A0"/>
    <w:rsid w:val="0088796A"/>
    <w:rsid w:val="008900A0"/>
    <w:rsid w:val="00891F55"/>
    <w:rsid w:val="008A24B8"/>
    <w:rsid w:val="008A59DE"/>
    <w:rsid w:val="008A5DC8"/>
    <w:rsid w:val="008B0583"/>
    <w:rsid w:val="008B0E9A"/>
    <w:rsid w:val="008B1CF4"/>
    <w:rsid w:val="008B2655"/>
    <w:rsid w:val="008B383E"/>
    <w:rsid w:val="008B3FBD"/>
    <w:rsid w:val="008B4768"/>
    <w:rsid w:val="008B5F99"/>
    <w:rsid w:val="008B6EDF"/>
    <w:rsid w:val="008B7F95"/>
    <w:rsid w:val="008C2501"/>
    <w:rsid w:val="008C3667"/>
    <w:rsid w:val="008C3C70"/>
    <w:rsid w:val="008D04D8"/>
    <w:rsid w:val="008D2BEE"/>
    <w:rsid w:val="008D47B1"/>
    <w:rsid w:val="008D753F"/>
    <w:rsid w:val="008E30A3"/>
    <w:rsid w:val="008F0BAD"/>
    <w:rsid w:val="008F15F5"/>
    <w:rsid w:val="008F281A"/>
    <w:rsid w:val="008F3286"/>
    <w:rsid w:val="008F3B84"/>
    <w:rsid w:val="008F5460"/>
    <w:rsid w:val="008F5FF7"/>
    <w:rsid w:val="008F6B9D"/>
    <w:rsid w:val="009020D1"/>
    <w:rsid w:val="00902243"/>
    <w:rsid w:val="0090227D"/>
    <w:rsid w:val="00902488"/>
    <w:rsid w:val="0090316F"/>
    <w:rsid w:val="00911529"/>
    <w:rsid w:val="00913779"/>
    <w:rsid w:val="0091422B"/>
    <w:rsid w:val="0091461B"/>
    <w:rsid w:val="00914E50"/>
    <w:rsid w:val="00916F33"/>
    <w:rsid w:val="0091701F"/>
    <w:rsid w:val="00917ED6"/>
    <w:rsid w:val="009220ED"/>
    <w:rsid w:val="009254A4"/>
    <w:rsid w:val="00930323"/>
    <w:rsid w:val="00930B85"/>
    <w:rsid w:val="00931227"/>
    <w:rsid w:val="00931627"/>
    <w:rsid w:val="0093321A"/>
    <w:rsid w:val="009356A5"/>
    <w:rsid w:val="00940017"/>
    <w:rsid w:val="00940AFE"/>
    <w:rsid w:val="009419D1"/>
    <w:rsid w:val="0094335B"/>
    <w:rsid w:val="00960289"/>
    <w:rsid w:val="00965177"/>
    <w:rsid w:val="00970C70"/>
    <w:rsid w:val="00970D5C"/>
    <w:rsid w:val="00972858"/>
    <w:rsid w:val="0097662E"/>
    <w:rsid w:val="00982328"/>
    <w:rsid w:val="0098266C"/>
    <w:rsid w:val="009946B7"/>
    <w:rsid w:val="009971C5"/>
    <w:rsid w:val="009A1A8E"/>
    <w:rsid w:val="009A2D54"/>
    <w:rsid w:val="009A5CF3"/>
    <w:rsid w:val="009A688A"/>
    <w:rsid w:val="009B03ED"/>
    <w:rsid w:val="009B3E75"/>
    <w:rsid w:val="009B71D3"/>
    <w:rsid w:val="009C41A6"/>
    <w:rsid w:val="009C68A0"/>
    <w:rsid w:val="009D07F6"/>
    <w:rsid w:val="009D360C"/>
    <w:rsid w:val="009D465A"/>
    <w:rsid w:val="009D67D1"/>
    <w:rsid w:val="009D7440"/>
    <w:rsid w:val="009E152B"/>
    <w:rsid w:val="009E17D8"/>
    <w:rsid w:val="009E1DF4"/>
    <w:rsid w:val="009E2AC6"/>
    <w:rsid w:val="009E34C7"/>
    <w:rsid w:val="009E401C"/>
    <w:rsid w:val="009E4520"/>
    <w:rsid w:val="009E4582"/>
    <w:rsid w:val="009E4E27"/>
    <w:rsid w:val="009E65B4"/>
    <w:rsid w:val="009E76C4"/>
    <w:rsid w:val="009F1169"/>
    <w:rsid w:val="009F2407"/>
    <w:rsid w:val="009F264D"/>
    <w:rsid w:val="009F6301"/>
    <w:rsid w:val="009F6DFD"/>
    <w:rsid w:val="009F7F5A"/>
    <w:rsid w:val="00A0754C"/>
    <w:rsid w:val="00A12B4F"/>
    <w:rsid w:val="00A12DEA"/>
    <w:rsid w:val="00A1326D"/>
    <w:rsid w:val="00A1429B"/>
    <w:rsid w:val="00A16F00"/>
    <w:rsid w:val="00A202E4"/>
    <w:rsid w:val="00A20541"/>
    <w:rsid w:val="00A212A9"/>
    <w:rsid w:val="00A231DB"/>
    <w:rsid w:val="00A23EB9"/>
    <w:rsid w:val="00A2662D"/>
    <w:rsid w:val="00A314C0"/>
    <w:rsid w:val="00A32EA6"/>
    <w:rsid w:val="00A333D0"/>
    <w:rsid w:val="00A33A57"/>
    <w:rsid w:val="00A33C10"/>
    <w:rsid w:val="00A33DDC"/>
    <w:rsid w:val="00A340AA"/>
    <w:rsid w:val="00A34833"/>
    <w:rsid w:val="00A41BB9"/>
    <w:rsid w:val="00A42B0A"/>
    <w:rsid w:val="00A433A5"/>
    <w:rsid w:val="00A60408"/>
    <w:rsid w:val="00A62DE8"/>
    <w:rsid w:val="00A63D56"/>
    <w:rsid w:val="00A64DC0"/>
    <w:rsid w:val="00A653F7"/>
    <w:rsid w:val="00A75FC1"/>
    <w:rsid w:val="00A80F96"/>
    <w:rsid w:val="00A844CA"/>
    <w:rsid w:val="00A84771"/>
    <w:rsid w:val="00A84E5A"/>
    <w:rsid w:val="00A86C7F"/>
    <w:rsid w:val="00A86F46"/>
    <w:rsid w:val="00A91EE7"/>
    <w:rsid w:val="00AA0060"/>
    <w:rsid w:val="00AA0DAC"/>
    <w:rsid w:val="00AA50B4"/>
    <w:rsid w:val="00AA59AF"/>
    <w:rsid w:val="00AA6C84"/>
    <w:rsid w:val="00AB0AEE"/>
    <w:rsid w:val="00AB18FB"/>
    <w:rsid w:val="00AB1CB1"/>
    <w:rsid w:val="00AB444D"/>
    <w:rsid w:val="00AB5D92"/>
    <w:rsid w:val="00AB6488"/>
    <w:rsid w:val="00AB65CE"/>
    <w:rsid w:val="00AB78BC"/>
    <w:rsid w:val="00AB7C54"/>
    <w:rsid w:val="00AC2BC7"/>
    <w:rsid w:val="00AC3326"/>
    <w:rsid w:val="00AC365C"/>
    <w:rsid w:val="00AC3AA4"/>
    <w:rsid w:val="00AC411C"/>
    <w:rsid w:val="00AC63A4"/>
    <w:rsid w:val="00AC7222"/>
    <w:rsid w:val="00AC73E2"/>
    <w:rsid w:val="00AD006B"/>
    <w:rsid w:val="00AD05D4"/>
    <w:rsid w:val="00AD2038"/>
    <w:rsid w:val="00AD6236"/>
    <w:rsid w:val="00AD62ED"/>
    <w:rsid w:val="00AD70F1"/>
    <w:rsid w:val="00AD7634"/>
    <w:rsid w:val="00AE3E58"/>
    <w:rsid w:val="00AE5586"/>
    <w:rsid w:val="00AF0B24"/>
    <w:rsid w:val="00AF16D1"/>
    <w:rsid w:val="00AF2111"/>
    <w:rsid w:val="00AF49E1"/>
    <w:rsid w:val="00AF5F31"/>
    <w:rsid w:val="00AF6746"/>
    <w:rsid w:val="00AF7732"/>
    <w:rsid w:val="00B006DD"/>
    <w:rsid w:val="00B0395F"/>
    <w:rsid w:val="00B06A9D"/>
    <w:rsid w:val="00B13433"/>
    <w:rsid w:val="00B141DC"/>
    <w:rsid w:val="00B1510A"/>
    <w:rsid w:val="00B16167"/>
    <w:rsid w:val="00B2670B"/>
    <w:rsid w:val="00B32A76"/>
    <w:rsid w:val="00B3529D"/>
    <w:rsid w:val="00B36B98"/>
    <w:rsid w:val="00B3700C"/>
    <w:rsid w:val="00B41964"/>
    <w:rsid w:val="00B41F4E"/>
    <w:rsid w:val="00B4457D"/>
    <w:rsid w:val="00B448A9"/>
    <w:rsid w:val="00B4496B"/>
    <w:rsid w:val="00B46D03"/>
    <w:rsid w:val="00B510CA"/>
    <w:rsid w:val="00B52CE7"/>
    <w:rsid w:val="00B53075"/>
    <w:rsid w:val="00B5357C"/>
    <w:rsid w:val="00B54A05"/>
    <w:rsid w:val="00B56814"/>
    <w:rsid w:val="00B57AA4"/>
    <w:rsid w:val="00B6015A"/>
    <w:rsid w:val="00B62183"/>
    <w:rsid w:val="00B63340"/>
    <w:rsid w:val="00B64F23"/>
    <w:rsid w:val="00B676D0"/>
    <w:rsid w:val="00B70E79"/>
    <w:rsid w:val="00B716F7"/>
    <w:rsid w:val="00B7242D"/>
    <w:rsid w:val="00B72EF7"/>
    <w:rsid w:val="00B74D61"/>
    <w:rsid w:val="00B75805"/>
    <w:rsid w:val="00B77F51"/>
    <w:rsid w:val="00B80521"/>
    <w:rsid w:val="00B80F25"/>
    <w:rsid w:val="00B81B3A"/>
    <w:rsid w:val="00B87627"/>
    <w:rsid w:val="00B90089"/>
    <w:rsid w:val="00B93CB0"/>
    <w:rsid w:val="00B93EF4"/>
    <w:rsid w:val="00B95DC1"/>
    <w:rsid w:val="00B96680"/>
    <w:rsid w:val="00B97AE2"/>
    <w:rsid w:val="00BA0A0D"/>
    <w:rsid w:val="00BA28AA"/>
    <w:rsid w:val="00BA45CA"/>
    <w:rsid w:val="00BA584F"/>
    <w:rsid w:val="00BA723B"/>
    <w:rsid w:val="00BB3171"/>
    <w:rsid w:val="00BB6639"/>
    <w:rsid w:val="00BB6D85"/>
    <w:rsid w:val="00BC1B2C"/>
    <w:rsid w:val="00BC4A64"/>
    <w:rsid w:val="00BD0F59"/>
    <w:rsid w:val="00BD19E1"/>
    <w:rsid w:val="00BD3996"/>
    <w:rsid w:val="00BD6182"/>
    <w:rsid w:val="00BF1415"/>
    <w:rsid w:val="00BF18A3"/>
    <w:rsid w:val="00BF42C6"/>
    <w:rsid w:val="00BF4427"/>
    <w:rsid w:val="00BF5236"/>
    <w:rsid w:val="00BF7AF0"/>
    <w:rsid w:val="00C038AC"/>
    <w:rsid w:val="00C11FF4"/>
    <w:rsid w:val="00C120FA"/>
    <w:rsid w:val="00C12476"/>
    <w:rsid w:val="00C1436C"/>
    <w:rsid w:val="00C16C58"/>
    <w:rsid w:val="00C2062E"/>
    <w:rsid w:val="00C241C8"/>
    <w:rsid w:val="00C2465D"/>
    <w:rsid w:val="00C27A00"/>
    <w:rsid w:val="00C32698"/>
    <w:rsid w:val="00C3644B"/>
    <w:rsid w:val="00C36D6F"/>
    <w:rsid w:val="00C37215"/>
    <w:rsid w:val="00C37D39"/>
    <w:rsid w:val="00C37DD3"/>
    <w:rsid w:val="00C404F1"/>
    <w:rsid w:val="00C42568"/>
    <w:rsid w:val="00C44D68"/>
    <w:rsid w:val="00C4733D"/>
    <w:rsid w:val="00C54188"/>
    <w:rsid w:val="00C54470"/>
    <w:rsid w:val="00C566A8"/>
    <w:rsid w:val="00C626B1"/>
    <w:rsid w:val="00C650D8"/>
    <w:rsid w:val="00C70F07"/>
    <w:rsid w:val="00C710EF"/>
    <w:rsid w:val="00C7462E"/>
    <w:rsid w:val="00C74B8C"/>
    <w:rsid w:val="00C759D4"/>
    <w:rsid w:val="00C75D02"/>
    <w:rsid w:val="00C833B2"/>
    <w:rsid w:val="00C84F4E"/>
    <w:rsid w:val="00C8631F"/>
    <w:rsid w:val="00C878C2"/>
    <w:rsid w:val="00C90E58"/>
    <w:rsid w:val="00C92B91"/>
    <w:rsid w:val="00C93C19"/>
    <w:rsid w:val="00C946A0"/>
    <w:rsid w:val="00C960AF"/>
    <w:rsid w:val="00C962F6"/>
    <w:rsid w:val="00CA1033"/>
    <w:rsid w:val="00CA2597"/>
    <w:rsid w:val="00CA318C"/>
    <w:rsid w:val="00CA35AD"/>
    <w:rsid w:val="00CA44C4"/>
    <w:rsid w:val="00CB1D93"/>
    <w:rsid w:val="00CB45B4"/>
    <w:rsid w:val="00CB62B1"/>
    <w:rsid w:val="00CB63AF"/>
    <w:rsid w:val="00CD0EF4"/>
    <w:rsid w:val="00CD0F41"/>
    <w:rsid w:val="00CD3EEF"/>
    <w:rsid w:val="00CD49CB"/>
    <w:rsid w:val="00CD5E37"/>
    <w:rsid w:val="00CE1E56"/>
    <w:rsid w:val="00CE3064"/>
    <w:rsid w:val="00CE424E"/>
    <w:rsid w:val="00CE4E19"/>
    <w:rsid w:val="00CE5B4E"/>
    <w:rsid w:val="00CE5C27"/>
    <w:rsid w:val="00CE6A6F"/>
    <w:rsid w:val="00CF11DB"/>
    <w:rsid w:val="00CF16F0"/>
    <w:rsid w:val="00CF1DB9"/>
    <w:rsid w:val="00CF4655"/>
    <w:rsid w:val="00CF5A2D"/>
    <w:rsid w:val="00CF6210"/>
    <w:rsid w:val="00D01468"/>
    <w:rsid w:val="00D014EE"/>
    <w:rsid w:val="00D01CDC"/>
    <w:rsid w:val="00D01FE9"/>
    <w:rsid w:val="00D02373"/>
    <w:rsid w:val="00D02AA5"/>
    <w:rsid w:val="00D10381"/>
    <w:rsid w:val="00D104F0"/>
    <w:rsid w:val="00D10818"/>
    <w:rsid w:val="00D1169F"/>
    <w:rsid w:val="00D11D97"/>
    <w:rsid w:val="00D127E1"/>
    <w:rsid w:val="00D13DB7"/>
    <w:rsid w:val="00D22901"/>
    <w:rsid w:val="00D2313E"/>
    <w:rsid w:val="00D25E89"/>
    <w:rsid w:val="00D26279"/>
    <w:rsid w:val="00D3110A"/>
    <w:rsid w:val="00D317ED"/>
    <w:rsid w:val="00D319B9"/>
    <w:rsid w:val="00D323A4"/>
    <w:rsid w:val="00D33243"/>
    <w:rsid w:val="00D336F1"/>
    <w:rsid w:val="00D34A40"/>
    <w:rsid w:val="00D37B5E"/>
    <w:rsid w:val="00D4228E"/>
    <w:rsid w:val="00D5030F"/>
    <w:rsid w:val="00D503DF"/>
    <w:rsid w:val="00D517DF"/>
    <w:rsid w:val="00D52432"/>
    <w:rsid w:val="00D525D1"/>
    <w:rsid w:val="00D52911"/>
    <w:rsid w:val="00D52C98"/>
    <w:rsid w:val="00D57F18"/>
    <w:rsid w:val="00D60472"/>
    <w:rsid w:val="00D62016"/>
    <w:rsid w:val="00D63025"/>
    <w:rsid w:val="00D669B8"/>
    <w:rsid w:val="00D70403"/>
    <w:rsid w:val="00D70917"/>
    <w:rsid w:val="00D77559"/>
    <w:rsid w:val="00D822CE"/>
    <w:rsid w:val="00D82CD2"/>
    <w:rsid w:val="00D83B4C"/>
    <w:rsid w:val="00D8497A"/>
    <w:rsid w:val="00D84AE5"/>
    <w:rsid w:val="00D8538B"/>
    <w:rsid w:val="00D8735C"/>
    <w:rsid w:val="00D9237D"/>
    <w:rsid w:val="00D92731"/>
    <w:rsid w:val="00D97B03"/>
    <w:rsid w:val="00DA4B26"/>
    <w:rsid w:val="00DA5B00"/>
    <w:rsid w:val="00DA5E11"/>
    <w:rsid w:val="00DB167E"/>
    <w:rsid w:val="00DB2BC6"/>
    <w:rsid w:val="00DB4CBC"/>
    <w:rsid w:val="00DB4EAB"/>
    <w:rsid w:val="00DB6243"/>
    <w:rsid w:val="00DB7104"/>
    <w:rsid w:val="00DC0F80"/>
    <w:rsid w:val="00DC12F8"/>
    <w:rsid w:val="00DC70B3"/>
    <w:rsid w:val="00DC70C0"/>
    <w:rsid w:val="00DD199B"/>
    <w:rsid w:val="00DD3958"/>
    <w:rsid w:val="00DD3CD1"/>
    <w:rsid w:val="00DD564F"/>
    <w:rsid w:val="00DD5BE4"/>
    <w:rsid w:val="00DE06B6"/>
    <w:rsid w:val="00DE2785"/>
    <w:rsid w:val="00DE3067"/>
    <w:rsid w:val="00DE4271"/>
    <w:rsid w:val="00DE4B49"/>
    <w:rsid w:val="00DE7C04"/>
    <w:rsid w:val="00DF086A"/>
    <w:rsid w:val="00DF0C84"/>
    <w:rsid w:val="00DF2F99"/>
    <w:rsid w:val="00DF3FBA"/>
    <w:rsid w:val="00DF47BD"/>
    <w:rsid w:val="00DF7FC4"/>
    <w:rsid w:val="00E00E22"/>
    <w:rsid w:val="00E023AB"/>
    <w:rsid w:val="00E02F0E"/>
    <w:rsid w:val="00E04CE6"/>
    <w:rsid w:val="00E07853"/>
    <w:rsid w:val="00E12E1B"/>
    <w:rsid w:val="00E1460B"/>
    <w:rsid w:val="00E14879"/>
    <w:rsid w:val="00E20CA5"/>
    <w:rsid w:val="00E23A11"/>
    <w:rsid w:val="00E302E4"/>
    <w:rsid w:val="00E3059E"/>
    <w:rsid w:val="00E31A56"/>
    <w:rsid w:val="00E32A8D"/>
    <w:rsid w:val="00E33E7C"/>
    <w:rsid w:val="00E36E40"/>
    <w:rsid w:val="00E403EA"/>
    <w:rsid w:val="00E40DF1"/>
    <w:rsid w:val="00E41135"/>
    <w:rsid w:val="00E45094"/>
    <w:rsid w:val="00E5236C"/>
    <w:rsid w:val="00E54E86"/>
    <w:rsid w:val="00E55D86"/>
    <w:rsid w:val="00E5760D"/>
    <w:rsid w:val="00E5799E"/>
    <w:rsid w:val="00E66138"/>
    <w:rsid w:val="00E67ABE"/>
    <w:rsid w:val="00E67AF4"/>
    <w:rsid w:val="00E70C18"/>
    <w:rsid w:val="00E7149E"/>
    <w:rsid w:val="00E728A5"/>
    <w:rsid w:val="00E72B47"/>
    <w:rsid w:val="00E7304C"/>
    <w:rsid w:val="00E822BB"/>
    <w:rsid w:val="00E82450"/>
    <w:rsid w:val="00E82764"/>
    <w:rsid w:val="00E8288A"/>
    <w:rsid w:val="00E84E11"/>
    <w:rsid w:val="00E90281"/>
    <w:rsid w:val="00E917AF"/>
    <w:rsid w:val="00E9215A"/>
    <w:rsid w:val="00EA0533"/>
    <w:rsid w:val="00EA10B6"/>
    <w:rsid w:val="00EA2375"/>
    <w:rsid w:val="00EA4183"/>
    <w:rsid w:val="00EA52C2"/>
    <w:rsid w:val="00EA5D16"/>
    <w:rsid w:val="00EA5D29"/>
    <w:rsid w:val="00EA6CA9"/>
    <w:rsid w:val="00EB42A5"/>
    <w:rsid w:val="00EB558E"/>
    <w:rsid w:val="00EB5864"/>
    <w:rsid w:val="00EC0365"/>
    <w:rsid w:val="00EC0F5B"/>
    <w:rsid w:val="00EC129D"/>
    <w:rsid w:val="00ED466E"/>
    <w:rsid w:val="00ED4790"/>
    <w:rsid w:val="00ED55DD"/>
    <w:rsid w:val="00EE3544"/>
    <w:rsid w:val="00EE47F0"/>
    <w:rsid w:val="00EE5528"/>
    <w:rsid w:val="00EE6790"/>
    <w:rsid w:val="00EF0BA5"/>
    <w:rsid w:val="00EF0C18"/>
    <w:rsid w:val="00EF2022"/>
    <w:rsid w:val="00EF2318"/>
    <w:rsid w:val="00EF60F6"/>
    <w:rsid w:val="00F024B8"/>
    <w:rsid w:val="00F0537A"/>
    <w:rsid w:val="00F1021E"/>
    <w:rsid w:val="00F14A6C"/>
    <w:rsid w:val="00F16E62"/>
    <w:rsid w:val="00F20261"/>
    <w:rsid w:val="00F21341"/>
    <w:rsid w:val="00F2203B"/>
    <w:rsid w:val="00F232E2"/>
    <w:rsid w:val="00F243B9"/>
    <w:rsid w:val="00F25C79"/>
    <w:rsid w:val="00F30618"/>
    <w:rsid w:val="00F31F48"/>
    <w:rsid w:val="00F32852"/>
    <w:rsid w:val="00F3422B"/>
    <w:rsid w:val="00F360D8"/>
    <w:rsid w:val="00F36F7C"/>
    <w:rsid w:val="00F4110B"/>
    <w:rsid w:val="00F45993"/>
    <w:rsid w:val="00F46044"/>
    <w:rsid w:val="00F46740"/>
    <w:rsid w:val="00F50F4F"/>
    <w:rsid w:val="00F53FEA"/>
    <w:rsid w:val="00F5402F"/>
    <w:rsid w:val="00F572AE"/>
    <w:rsid w:val="00F602DD"/>
    <w:rsid w:val="00F6061E"/>
    <w:rsid w:val="00F6135C"/>
    <w:rsid w:val="00F626E9"/>
    <w:rsid w:val="00F6291A"/>
    <w:rsid w:val="00F648D5"/>
    <w:rsid w:val="00F65532"/>
    <w:rsid w:val="00F74315"/>
    <w:rsid w:val="00F757FC"/>
    <w:rsid w:val="00F76749"/>
    <w:rsid w:val="00F81CE5"/>
    <w:rsid w:val="00F82DBD"/>
    <w:rsid w:val="00F838B4"/>
    <w:rsid w:val="00F85E41"/>
    <w:rsid w:val="00F85E78"/>
    <w:rsid w:val="00F9122B"/>
    <w:rsid w:val="00F91BD8"/>
    <w:rsid w:val="00F91E4A"/>
    <w:rsid w:val="00F928BD"/>
    <w:rsid w:val="00F93A95"/>
    <w:rsid w:val="00F94FB4"/>
    <w:rsid w:val="00F95938"/>
    <w:rsid w:val="00FA10B8"/>
    <w:rsid w:val="00FA10E5"/>
    <w:rsid w:val="00FA1617"/>
    <w:rsid w:val="00FA1AFB"/>
    <w:rsid w:val="00FA1D51"/>
    <w:rsid w:val="00FA268F"/>
    <w:rsid w:val="00FA27AA"/>
    <w:rsid w:val="00FA39E9"/>
    <w:rsid w:val="00FA4078"/>
    <w:rsid w:val="00FA414D"/>
    <w:rsid w:val="00FA4914"/>
    <w:rsid w:val="00FA6413"/>
    <w:rsid w:val="00FB0FFC"/>
    <w:rsid w:val="00FB4BBE"/>
    <w:rsid w:val="00FB55E3"/>
    <w:rsid w:val="00FB5AE6"/>
    <w:rsid w:val="00FB6BCC"/>
    <w:rsid w:val="00FB7927"/>
    <w:rsid w:val="00FB7A58"/>
    <w:rsid w:val="00FC1002"/>
    <w:rsid w:val="00FC38B4"/>
    <w:rsid w:val="00FC46B6"/>
    <w:rsid w:val="00FC77BE"/>
    <w:rsid w:val="00FD15A7"/>
    <w:rsid w:val="00FD1DF0"/>
    <w:rsid w:val="00FD26DF"/>
    <w:rsid w:val="00FD2A93"/>
    <w:rsid w:val="00FD2E5D"/>
    <w:rsid w:val="00FD7224"/>
    <w:rsid w:val="00FE00AE"/>
    <w:rsid w:val="00FE2135"/>
    <w:rsid w:val="00FE33AD"/>
    <w:rsid w:val="00FE4BF4"/>
    <w:rsid w:val="00FE6D88"/>
    <w:rsid w:val="00FF0BA1"/>
    <w:rsid w:val="00FF11CD"/>
    <w:rsid w:val="00FF26D5"/>
    <w:rsid w:val="00FF2842"/>
    <w:rsid w:val="00FF3421"/>
    <w:rsid w:val="00FF3A59"/>
    <w:rsid w:val="00FF44C8"/>
    <w:rsid w:val="00FF74BC"/>
    <w:rsid w:val="0197EEE9"/>
    <w:rsid w:val="02020059"/>
    <w:rsid w:val="02FB6436"/>
    <w:rsid w:val="0432C69B"/>
    <w:rsid w:val="067D2AC8"/>
    <w:rsid w:val="06C34A65"/>
    <w:rsid w:val="085A02BE"/>
    <w:rsid w:val="08F9EEC3"/>
    <w:rsid w:val="09702142"/>
    <w:rsid w:val="098B4B9A"/>
    <w:rsid w:val="0B202408"/>
    <w:rsid w:val="0C24B023"/>
    <w:rsid w:val="0CB8EA6B"/>
    <w:rsid w:val="0CB95818"/>
    <w:rsid w:val="0DCD48DA"/>
    <w:rsid w:val="0DEFA703"/>
    <w:rsid w:val="0F3EC8CD"/>
    <w:rsid w:val="11343EDD"/>
    <w:rsid w:val="11D979D1"/>
    <w:rsid w:val="12CAD978"/>
    <w:rsid w:val="132E6974"/>
    <w:rsid w:val="1350920A"/>
    <w:rsid w:val="13CDB37D"/>
    <w:rsid w:val="14A5EBE3"/>
    <w:rsid w:val="1704C2BE"/>
    <w:rsid w:val="1742F999"/>
    <w:rsid w:val="17DF26EC"/>
    <w:rsid w:val="1854C347"/>
    <w:rsid w:val="18B1735A"/>
    <w:rsid w:val="191A0E02"/>
    <w:rsid w:val="1AAD8ADF"/>
    <w:rsid w:val="1ACB45C8"/>
    <w:rsid w:val="1ADDC565"/>
    <w:rsid w:val="1BCF7AB9"/>
    <w:rsid w:val="1C21F6A7"/>
    <w:rsid w:val="1F0AB9A1"/>
    <w:rsid w:val="1FDC49C4"/>
    <w:rsid w:val="1FFBBB83"/>
    <w:rsid w:val="20196E32"/>
    <w:rsid w:val="21396BA4"/>
    <w:rsid w:val="2150232F"/>
    <w:rsid w:val="219FDB2B"/>
    <w:rsid w:val="225AB9B3"/>
    <w:rsid w:val="226E9ADB"/>
    <w:rsid w:val="2342F8A0"/>
    <w:rsid w:val="24780322"/>
    <w:rsid w:val="2497AB44"/>
    <w:rsid w:val="256F75CE"/>
    <w:rsid w:val="25D7AFB2"/>
    <w:rsid w:val="272CBB88"/>
    <w:rsid w:val="273E4CA9"/>
    <w:rsid w:val="274BCAD3"/>
    <w:rsid w:val="2790CF19"/>
    <w:rsid w:val="281DDEDF"/>
    <w:rsid w:val="2A4685A6"/>
    <w:rsid w:val="2A6BCF74"/>
    <w:rsid w:val="2AA3EC7F"/>
    <w:rsid w:val="2B8ADC44"/>
    <w:rsid w:val="2E29095D"/>
    <w:rsid w:val="2E9F6B62"/>
    <w:rsid w:val="2EDD2DCE"/>
    <w:rsid w:val="2F6DD10D"/>
    <w:rsid w:val="2FE38B78"/>
    <w:rsid w:val="30374EF5"/>
    <w:rsid w:val="308972F6"/>
    <w:rsid w:val="30F3B8EF"/>
    <w:rsid w:val="32B77096"/>
    <w:rsid w:val="336B8AF6"/>
    <w:rsid w:val="3465A42A"/>
    <w:rsid w:val="3492556A"/>
    <w:rsid w:val="349DE301"/>
    <w:rsid w:val="3563D604"/>
    <w:rsid w:val="358E725C"/>
    <w:rsid w:val="35DB8EB3"/>
    <w:rsid w:val="3606FD8E"/>
    <w:rsid w:val="3638544D"/>
    <w:rsid w:val="3842837B"/>
    <w:rsid w:val="38D59AF8"/>
    <w:rsid w:val="3A4212B5"/>
    <w:rsid w:val="3B9B3F8F"/>
    <w:rsid w:val="3BA5B28D"/>
    <w:rsid w:val="3BE54C87"/>
    <w:rsid w:val="3BF6232F"/>
    <w:rsid w:val="3C8E5FB3"/>
    <w:rsid w:val="3E1D5BCF"/>
    <w:rsid w:val="3F70E769"/>
    <w:rsid w:val="3F947AC6"/>
    <w:rsid w:val="40D89134"/>
    <w:rsid w:val="40D99250"/>
    <w:rsid w:val="4105C540"/>
    <w:rsid w:val="41197692"/>
    <w:rsid w:val="42DCB141"/>
    <w:rsid w:val="449DFB59"/>
    <w:rsid w:val="458FBC0F"/>
    <w:rsid w:val="45C929DE"/>
    <w:rsid w:val="463946B4"/>
    <w:rsid w:val="46B1366C"/>
    <w:rsid w:val="477AD212"/>
    <w:rsid w:val="48CF2C1F"/>
    <w:rsid w:val="4A13213D"/>
    <w:rsid w:val="4A38A9A7"/>
    <w:rsid w:val="4C370C03"/>
    <w:rsid w:val="4D9FE5AF"/>
    <w:rsid w:val="4DE93924"/>
    <w:rsid w:val="4E340102"/>
    <w:rsid w:val="4EE39A23"/>
    <w:rsid w:val="4F442DB0"/>
    <w:rsid w:val="4FD6325E"/>
    <w:rsid w:val="4FF99B8F"/>
    <w:rsid w:val="5069F43E"/>
    <w:rsid w:val="5083DD7A"/>
    <w:rsid w:val="509136DF"/>
    <w:rsid w:val="50A75765"/>
    <w:rsid w:val="51E5A7D6"/>
    <w:rsid w:val="526B0C11"/>
    <w:rsid w:val="5406361D"/>
    <w:rsid w:val="54580000"/>
    <w:rsid w:val="547DF515"/>
    <w:rsid w:val="54E2070F"/>
    <w:rsid w:val="54FD9D8C"/>
    <w:rsid w:val="55283ABD"/>
    <w:rsid w:val="584CD91C"/>
    <w:rsid w:val="58DDA753"/>
    <w:rsid w:val="5A6D2AC7"/>
    <w:rsid w:val="5AE0A62C"/>
    <w:rsid w:val="5B632534"/>
    <w:rsid w:val="5C9B5E8D"/>
    <w:rsid w:val="5D5996AD"/>
    <w:rsid w:val="5DC9CB60"/>
    <w:rsid w:val="5E9D8CF3"/>
    <w:rsid w:val="5EE679B7"/>
    <w:rsid w:val="6224FB75"/>
    <w:rsid w:val="6382F91A"/>
    <w:rsid w:val="6387532A"/>
    <w:rsid w:val="63CAAF36"/>
    <w:rsid w:val="63E6F174"/>
    <w:rsid w:val="642E39CE"/>
    <w:rsid w:val="65FF9C2C"/>
    <w:rsid w:val="66233CCD"/>
    <w:rsid w:val="663BF204"/>
    <w:rsid w:val="695BD835"/>
    <w:rsid w:val="69919E97"/>
    <w:rsid w:val="69C54D87"/>
    <w:rsid w:val="6A040D76"/>
    <w:rsid w:val="6AF88020"/>
    <w:rsid w:val="6AFF0C5C"/>
    <w:rsid w:val="6C22E3DD"/>
    <w:rsid w:val="6C89383B"/>
    <w:rsid w:val="6CA58A95"/>
    <w:rsid w:val="6DA573C6"/>
    <w:rsid w:val="6F843F5F"/>
    <w:rsid w:val="6FC36443"/>
    <w:rsid w:val="70284F41"/>
    <w:rsid w:val="7034997D"/>
    <w:rsid w:val="704ACC13"/>
    <w:rsid w:val="71AAEB04"/>
    <w:rsid w:val="72AE5CF3"/>
    <w:rsid w:val="7377A7A4"/>
    <w:rsid w:val="7456827D"/>
    <w:rsid w:val="766FB103"/>
    <w:rsid w:val="79005490"/>
    <w:rsid w:val="7A00ADA2"/>
    <w:rsid w:val="7ADD16C5"/>
    <w:rsid w:val="7AE20A53"/>
    <w:rsid w:val="7C8425FD"/>
    <w:rsid w:val="7D2DD4C9"/>
    <w:rsid w:val="7DB2F54A"/>
    <w:rsid w:val="7DCBBE65"/>
    <w:rsid w:val="7EF874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EDC77"/>
  <w15:docId w15:val="{79A5B0F0-582B-4E85-8346-DB7B4F05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CC2"/>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0CC2"/>
    <w:pPr>
      <w:keepNext/>
      <w:keepLines/>
      <w:numPr>
        <w:ilvl w:val="1"/>
        <w:numId w:val="2"/>
      </w:numPr>
      <w:spacing w:before="40" w:after="0"/>
      <w:ind w:left="576"/>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CC2"/>
    <w:pPr>
      <w:keepNext/>
      <w:keepLines/>
      <w:numPr>
        <w:ilvl w:val="2"/>
        <w:numId w:val="2"/>
      </w:numPr>
      <w:spacing w:before="40" w:after="0"/>
      <w:ind w:left="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A0CC2"/>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A0CC2"/>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A0CC2"/>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A0CC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A0CC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CC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CC2"/>
    <w:pPr>
      <w:ind w:left="720"/>
      <w:contextualSpacing/>
    </w:pPr>
  </w:style>
  <w:style w:type="character" w:customStyle="1" w:styleId="Heading1Char">
    <w:name w:val="Heading 1 Char"/>
    <w:basedOn w:val="DefaultParagraphFont"/>
    <w:link w:val="Heading1"/>
    <w:uiPriority w:val="9"/>
    <w:rsid w:val="000A0CC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0CC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0CC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A0CC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A0CC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A0CC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A0CC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A0C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0CC2"/>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54A05"/>
    <w:pPr>
      <w:numPr>
        <w:numId w:val="0"/>
      </w:numPr>
      <w:outlineLvl w:val="9"/>
    </w:pPr>
    <w:rPr>
      <w:kern w:val="0"/>
      <w14:ligatures w14:val="none"/>
    </w:rPr>
  </w:style>
  <w:style w:type="paragraph" w:styleId="TOC1">
    <w:name w:val="toc 1"/>
    <w:basedOn w:val="Normal"/>
    <w:next w:val="Normal"/>
    <w:autoRedefine/>
    <w:uiPriority w:val="39"/>
    <w:unhideWhenUsed/>
    <w:rsid w:val="00B54A05"/>
    <w:pPr>
      <w:spacing w:after="100"/>
    </w:pPr>
  </w:style>
  <w:style w:type="paragraph" w:styleId="TOC2">
    <w:name w:val="toc 2"/>
    <w:basedOn w:val="Normal"/>
    <w:next w:val="Normal"/>
    <w:autoRedefine/>
    <w:uiPriority w:val="39"/>
    <w:unhideWhenUsed/>
    <w:rsid w:val="00B54A05"/>
    <w:pPr>
      <w:spacing w:after="100"/>
      <w:ind w:left="220"/>
    </w:pPr>
  </w:style>
  <w:style w:type="paragraph" w:styleId="TOC3">
    <w:name w:val="toc 3"/>
    <w:basedOn w:val="Normal"/>
    <w:next w:val="Normal"/>
    <w:autoRedefine/>
    <w:uiPriority w:val="39"/>
    <w:unhideWhenUsed/>
    <w:rsid w:val="00B54A05"/>
    <w:pPr>
      <w:spacing w:after="100"/>
      <w:ind w:left="440"/>
    </w:pPr>
  </w:style>
  <w:style w:type="character" w:styleId="Hyperlink">
    <w:name w:val="Hyperlink"/>
    <w:basedOn w:val="DefaultParagraphFont"/>
    <w:uiPriority w:val="99"/>
    <w:unhideWhenUsed/>
    <w:rsid w:val="00B54A05"/>
    <w:rPr>
      <w:color w:val="0563C1" w:themeColor="hyperlink"/>
      <w:u w:val="single"/>
    </w:rPr>
  </w:style>
  <w:style w:type="character" w:styleId="CommentReference">
    <w:name w:val="annotation reference"/>
    <w:basedOn w:val="DefaultParagraphFont"/>
    <w:uiPriority w:val="99"/>
    <w:semiHidden/>
    <w:unhideWhenUsed/>
    <w:rsid w:val="00AF16D1"/>
    <w:rPr>
      <w:sz w:val="16"/>
      <w:szCs w:val="16"/>
    </w:rPr>
  </w:style>
  <w:style w:type="paragraph" w:styleId="CommentText">
    <w:name w:val="annotation text"/>
    <w:basedOn w:val="Normal"/>
    <w:link w:val="CommentTextChar"/>
    <w:uiPriority w:val="99"/>
    <w:unhideWhenUsed/>
    <w:rsid w:val="00AF16D1"/>
    <w:pPr>
      <w:spacing w:line="240" w:lineRule="auto"/>
    </w:pPr>
    <w:rPr>
      <w:sz w:val="20"/>
      <w:szCs w:val="20"/>
    </w:rPr>
  </w:style>
  <w:style w:type="character" w:customStyle="1" w:styleId="CommentTextChar">
    <w:name w:val="Comment Text Char"/>
    <w:basedOn w:val="DefaultParagraphFont"/>
    <w:link w:val="CommentText"/>
    <w:uiPriority w:val="99"/>
    <w:rsid w:val="00AF16D1"/>
    <w:rPr>
      <w:sz w:val="20"/>
      <w:szCs w:val="20"/>
    </w:rPr>
  </w:style>
  <w:style w:type="paragraph" w:styleId="CommentSubject">
    <w:name w:val="annotation subject"/>
    <w:basedOn w:val="CommentText"/>
    <w:next w:val="CommentText"/>
    <w:link w:val="CommentSubjectChar"/>
    <w:uiPriority w:val="99"/>
    <w:semiHidden/>
    <w:unhideWhenUsed/>
    <w:rsid w:val="00AF16D1"/>
    <w:rPr>
      <w:b/>
      <w:bCs/>
    </w:rPr>
  </w:style>
  <w:style w:type="character" w:customStyle="1" w:styleId="CommentSubjectChar">
    <w:name w:val="Comment Subject Char"/>
    <w:basedOn w:val="CommentTextChar"/>
    <w:link w:val="CommentSubject"/>
    <w:uiPriority w:val="99"/>
    <w:semiHidden/>
    <w:rsid w:val="00AF16D1"/>
    <w:rPr>
      <w:b/>
      <w:bCs/>
      <w:sz w:val="20"/>
      <w:szCs w:val="20"/>
    </w:rPr>
  </w:style>
  <w:style w:type="paragraph" w:styleId="Caption">
    <w:name w:val="caption"/>
    <w:basedOn w:val="Normal"/>
    <w:next w:val="Normal"/>
    <w:uiPriority w:val="35"/>
    <w:unhideWhenUsed/>
    <w:qFormat/>
    <w:rsid w:val="008F3286"/>
    <w:pPr>
      <w:spacing w:after="200" w:line="240" w:lineRule="auto"/>
    </w:pPr>
    <w:rPr>
      <w:i/>
      <w:iCs/>
      <w:color w:val="44546A" w:themeColor="text2"/>
      <w:sz w:val="18"/>
      <w:szCs w:val="18"/>
    </w:rPr>
  </w:style>
  <w:style w:type="paragraph" w:styleId="Revision">
    <w:name w:val="Revision"/>
    <w:hidden/>
    <w:uiPriority w:val="99"/>
    <w:semiHidden/>
    <w:rsid w:val="00AA0060"/>
    <w:pPr>
      <w:spacing w:after="0" w:line="240" w:lineRule="auto"/>
    </w:pPr>
  </w:style>
  <w:style w:type="character" w:styleId="Mention">
    <w:name w:val="Mention"/>
    <w:basedOn w:val="DefaultParagraphFont"/>
    <w:uiPriority w:val="99"/>
    <w:unhideWhenUsed/>
    <w:rsid w:val="009B71D3"/>
    <w:rPr>
      <w:color w:val="2B579A"/>
      <w:shd w:val="clear" w:color="auto" w:fill="E1DFDD"/>
    </w:rPr>
  </w:style>
  <w:style w:type="character" w:customStyle="1" w:styleId="ui-provider">
    <w:name w:val="ui-provider"/>
    <w:basedOn w:val="DefaultParagraphFont"/>
    <w:rsid w:val="00E40DF1"/>
  </w:style>
  <w:style w:type="paragraph" w:styleId="Header">
    <w:name w:val="header"/>
    <w:basedOn w:val="Normal"/>
    <w:link w:val="HeaderChar"/>
    <w:uiPriority w:val="99"/>
    <w:unhideWhenUsed/>
    <w:rsid w:val="00296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9AE"/>
  </w:style>
  <w:style w:type="paragraph" w:styleId="Footer">
    <w:name w:val="footer"/>
    <w:basedOn w:val="Normal"/>
    <w:link w:val="FooterChar"/>
    <w:uiPriority w:val="99"/>
    <w:unhideWhenUsed/>
    <w:rsid w:val="00296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9AE"/>
  </w:style>
  <w:style w:type="paragraph" w:styleId="Title">
    <w:name w:val="Title"/>
    <w:basedOn w:val="Normal"/>
    <w:next w:val="Normal"/>
    <w:link w:val="TitleChar"/>
    <w:uiPriority w:val="10"/>
    <w:qFormat/>
    <w:rsid w:val="00A333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3D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053D32"/>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54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54640">
      <w:bodyDiv w:val="1"/>
      <w:marLeft w:val="0"/>
      <w:marRight w:val="0"/>
      <w:marTop w:val="0"/>
      <w:marBottom w:val="0"/>
      <w:divBdr>
        <w:top w:val="none" w:sz="0" w:space="0" w:color="auto"/>
        <w:left w:val="none" w:sz="0" w:space="0" w:color="auto"/>
        <w:bottom w:val="none" w:sz="0" w:space="0" w:color="auto"/>
        <w:right w:val="none" w:sz="0" w:space="0" w:color="auto"/>
      </w:divBdr>
    </w:div>
    <w:div w:id="432944756">
      <w:bodyDiv w:val="1"/>
      <w:marLeft w:val="0"/>
      <w:marRight w:val="0"/>
      <w:marTop w:val="0"/>
      <w:marBottom w:val="0"/>
      <w:divBdr>
        <w:top w:val="none" w:sz="0" w:space="0" w:color="auto"/>
        <w:left w:val="none" w:sz="0" w:space="0" w:color="auto"/>
        <w:bottom w:val="none" w:sz="0" w:space="0" w:color="auto"/>
        <w:right w:val="none" w:sz="0" w:space="0" w:color="auto"/>
      </w:divBdr>
    </w:div>
    <w:div w:id="577400856">
      <w:bodyDiv w:val="1"/>
      <w:marLeft w:val="0"/>
      <w:marRight w:val="0"/>
      <w:marTop w:val="0"/>
      <w:marBottom w:val="0"/>
      <w:divBdr>
        <w:top w:val="none" w:sz="0" w:space="0" w:color="auto"/>
        <w:left w:val="none" w:sz="0" w:space="0" w:color="auto"/>
        <w:bottom w:val="none" w:sz="0" w:space="0" w:color="auto"/>
        <w:right w:val="none" w:sz="0" w:space="0" w:color="auto"/>
      </w:divBdr>
    </w:div>
    <w:div w:id="1099720100">
      <w:bodyDiv w:val="1"/>
      <w:marLeft w:val="0"/>
      <w:marRight w:val="0"/>
      <w:marTop w:val="0"/>
      <w:marBottom w:val="0"/>
      <w:divBdr>
        <w:top w:val="none" w:sz="0" w:space="0" w:color="auto"/>
        <w:left w:val="none" w:sz="0" w:space="0" w:color="auto"/>
        <w:bottom w:val="none" w:sz="0" w:space="0" w:color="auto"/>
        <w:right w:val="none" w:sz="0" w:space="0" w:color="auto"/>
      </w:divBdr>
    </w:div>
    <w:div w:id="1525441013">
      <w:bodyDiv w:val="1"/>
      <w:marLeft w:val="0"/>
      <w:marRight w:val="0"/>
      <w:marTop w:val="0"/>
      <w:marBottom w:val="0"/>
      <w:divBdr>
        <w:top w:val="none" w:sz="0" w:space="0" w:color="auto"/>
        <w:left w:val="none" w:sz="0" w:space="0" w:color="auto"/>
        <w:bottom w:val="none" w:sz="0" w:space="0" w:color="auto"/>
        <w:right w:val="none" w:sz="0" w:space="0" w:color="auto"/>
      </w:divBdr>
    </w:div>
    <w:div w:id="1610117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irma.nps.gov/DataStore/Reference/Profile/2302939"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1.tiff"/><Relationship Id="rId26" Type="http://schemas.openxmlformats.org/officeDocument/2006/relationships/image" Target="media/image5.tiff"/><Relationship Id="rId3" Type="http://schemas.openxmlformats.org/officeDocument/2006/relationships/customXml" Target="../customXml/item3.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header" Target="header7.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2.tiff"/><Relationship Id="rId29" Type="http://schemas.openxmlformats.org/officeDocument/2006/relationships/hyperlink" Target="https://hads.ncep.noaa.gov//cgi-bin/hads/interactiveDisplays/displayMetaData.pl?table=dcp&amp;nesdis_id=CD0D405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4.tif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image" Target="media/image6.tiff"/><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tiff"/><Relationship Id="rId27" Type="http://schemas.openxmlformats.org/officeDocument/2006/relationships/header" Target="header8.xml"/><Relationship Id="rId30" Type="http://schemas.openxmlformats.org/officeDocument/2006/relationships/hyperlink" Target="http://www.climateanalyzer.org/"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FF706F723D31D4F83CC9C5C59DBC8F8" ma:contentTypeVersion="13" ma:contentTypeDescription="Create a new document." ma:contentTypeScope="" ma:versionID="695fbb31dc55dcb4af8466a553e7bd26">
  <xsd:schema xmlns:xsd="http://www.w3.org/2001/XMLSchema" xmlns:xs="http://www.w3.org/2001/XMLSchema" xmlns:p="http://schemas.microsoft.com/office/2006/metadata/properties" xmlns:ns2="23277bc2-f8fe-4901-aaef-f93f447d4e50" xmlns:ns3="31062a0d-ede8-4112-b4bb-00a9c1bc8e16" xmlns:ns4="f4d87443-fb63-4041-8bab-c8366de136ed" targetNamespace="http://schemas.microsoft.com/office/2006/metadata/properties" ma:root="true" ma:fieldsID="bfd64fca7a59f31c91016cd9716abba0" ns2:_="" ns3:_="" ns4:_="">
    <xsd:import namespace="23277bc2-f8fe-4901-aaef-f93f447d4e50"/>
    <xsd:import namespace="31062a0d-ede8-4112-b4bb-00a9c1bc8e16"/>
    <xsd:import namespace="f4d87443-fb63-4041-8bab-c8366de136e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77bc2-f8fe-4901-aaef-f93f447d4e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53e6e6e-66d6-4ebb-8763-5e3d605b5394}" ma:internalName="TaxCatchAll" ma:showField="CatchAllData" ma:web="f4d87443-fb63-4041-8bab-c8366de136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d87443-fb63-4041-8bab-c8366de136e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277bc2-f8fe-4901-aaef-f93f447d4e50">
      <Terms xmlns="http://schemas.microsoft.com/office/infopath/2007/PartnerControls"/>
    </lcf76f155ced4ddcb4097134ff3c332f>
    <TaxCatchAll xmlns="31062a0d-ede8-4112-b4bb-00a9c1bc8e1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87293D-6AF0-4EC0-A609-3F970ACD1E13}">
  <ds:schemaRefs>
    <ds:schemaRef ds:uri="http://schemas.openxmlformats.org/officeDocument/2006/bibliography"/>
  </ds:schemaRefs>
</ds:datastoreItem>
</file>

<file path=customXml/itemProps2.xml><?xml version="1.0" encoding="utf-8"?>
<ds:datastoreItem xmlns:ds="http://schemas.openxmlformats.org/officeDocument/2006/customXml" ds:itemID="{CD2E18C4-6197-4F0B-BBD4-199DA5D77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77bc2-f8fe-4901-aaef-f93f447d4e50"/>
    <ds:schemaRef ds:uri="31062a0d-ede8-4112-b4bb-00a9c1bc8e16"/>
    <ds:schemaRef ds:uri="f4d87443-fb63-4041-8bab-c8366de136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590CAA-90FD-4E3D-A232-432DD2AACF55}">
  <ds:schemaRefs>
    <ds:schemaRef ds:uri="http://schemas.microsoft.com/office/2006/metadata/properties"/>
    <ds:schemaRef ds:uri="http://schemas.microsoft.com/office/infopath/2007/PartnerControls"/>
    <ds:schemaRef ds:uri="23277bc2-f8fe-4901-aaef-f93f447d4e50"/>
    <ds:schemaRef ds:uri="31062a0d-ede8-4112-b4bb-00a9c1bc8e16"/>
  </ds:schemaRefs>
</ds:datastoreItem>
</file>

<file path=customXml/itemProps4.xml><?xml version="1.0" encoding="utf-8"?>
<ds:datastoreItem xmlns:ds="http://schemas.openxmlformats.org/officeDocument/2006/customXml" ds:itemID="{B7389953-0DF5-4F15-BF7E-55BB92627B64}">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9067</Words>
  <Characters>49964</Characters>
  <Application>Microsoft Office Word</Application>
  <DocSecurity>0</DocSecurity>
  <Lines>666</Lines>
  <Paragraphs>401</Paragraphs>
  <ScaleCrop>false</ScaleCrop>
  <Company/>
  <LinksUpToDate>false</LinksUpToDate>
  <CharactersWithSpaces>58630</CharactersWithSpaces>
  <SharedDoc>false</SharedDoc>
  <HLinks>
    <vt:vector size="294" baseType="variant">
      <vt:variant>
        <vt:i4>2556005</vt:i4>
      </vt:variant>
      <vt:variant>
        <vt:i4>294</vt:i4>
      </vt:variant>
      <vt:variant>
        <vt:i4>0</vt:i4>
      </vt:variant>
      <vt:variant>
        <vt:i4>5</vt:i4>
      </vt:variant>
      <vt:variant>
        <vt:lpwstr>http://www.climateanalyzer.org/</vt:lpwstr>
      </vt:variant>
      <vt:variant>
        <vt:lpwstr/>
      </vt:variant>
      <vt:variant>
        <vt:i4>1114169</vt:i4>
      </vt:variant>
      <vt:variant>
        <vt:i4>291</vt:i4>
      </vt:variant>
      <vt:variant>
        <vt:i4>0</vt:i4>
      </vt:variant>
      <vt:variant>
        <vt:i4>5</vt:i4>
      </vt:variant>
      <vt:variant>
        <vt:lpwstr>https://hads.ncep.noaa.gov//cgi-bin/hads/interactiveDisplays/displayMetaData.pl?table=dcp&amp;nesdis_id=CD0D4058</vt:lpwstr>
      </vt:variant>
      <vt:variant>
        <vt:lpwstr/>
      </vt:variant>
      <vt:variant>
        <vt:i4>1114164</vt:i4>
      </vt:variant>
      <vt:variant>
        <vt:i4>278</vt:i4>
      </vt:variant>
      <vt:variant>
        <vt:i4>0</vt:i4>
      </vt:variant>
      <vt:variant>
        <vt:i4>5</vt:i4>
      </vt:variant>
      <vt:variant>
        <vt:lpwstr/>
      </vt:variant>
      <vt:variant>
        <vt:lpwstr>_Toc214353773</vt:lpwstr>
      </vt:variant>
      <vt:variant>
        <vt:i4>1114164</vt:i4>
      </vt:variant>
      <vt:variant>
        <vt:i4>272</vt:i4>
      </vt:variant>
      <vt:variant>
        <vt:i4>0</vt:i4>
      </vt:variant>
      <vt:variant>
        <vt:i4>5</vt:i4>
      </vt:variant>
      <vt:variant>
        <vt:lpwstr/>
      </vt:variant>
      <vt:variant>
        <vt:lpwstr>_Toc214353772</vt:lpwstr>
      </vt:variant>
      <vt:variant>
        <vt:i4>1114164</vt:i4>
      </vt:variant>
      <vt:variant>
        <vt:i4>266</vt:i4>
      </vt:variant>
      <vt:variant>
        <vt:i4>0</vt:i4>
      </vt:variant>
      <vt:variant>
        <vt:i4>5</vt:i4>
      </vt:variant>
      <vt:variant>
        <vt:lpwstr/>
      </vt:variant>
      <vt:variant>
        <vt:lpwstr>_Toc214353771</vt:lpwstr>
      </vt:variant>
      <vt:variant>
        <vt:i4>1114164</vt:i4>
      </vt:variant>
      <vt:variant>
        <vt:i4>260</vt:i4>
      </vt:variant>
      <vt:variant>
        <vt:i4>0</vt:i4>
      </vt:variant>
      <vt:variant>
        <vt:i4>5</vt:i4>
      </vt:variant>
      <vt:variant>
        <vt:lpwstr/>
      </vt:variant>
      <vt:variant>
        <vt:lpwstr>_Toc214353770</vt:lpwstr>
      </vt:variant>
      <vt:variant>
        <vt:i4>1048628</vt:i4>
      </vt:variant>
      <vt:variant>
        <vt:i4>254</vt:i4>
      </vt:variant>
      <vt:variant>
        <vt:i4>0</vt:i4>
      </vt:variant>
      <vt:variant>
        <vt:i4>5</vt:i4>
      </vt:variant>
      <vt:variant>
        <vt:lpwstr/>
      </vt:variant>
      <vt:variant>
        <vt:lpwstr>_Toc214353769</vt:lpwstr>
      </vt:variant>
      <vt:variant>
        <vt:i4>1048628</vt:i4>
      </vt:variant>
      <vt:variant>
        <vt:i4>248</vt:i4>
      </vt:variant>
      <vt:variant>
        <vt:i4>0</vt:i4>
      </vt:variant>
      <vt:variant>
        <vt:i4>5</vt:i4>
      </vt:variant>
      <vt:variant>
        <vt:lpwstr/>
      </vt:variant>
      <vt:variant>
        <vt:lpwstr>_Toc214353768</vt:lpwstr>
      </vt:variant>
      <vt:variant>
        <vt:i4>1048628</vt:i4>
      </vt:variant>
      <vt:variant>
        <vt:i4>242</vt:i4>
      </vt:variant>
      <vt:variant>
        <vt:i4>0</vt:i4>
      </vt:variant>
      <vt:variant>
        <vt:i4>5</vt:i4>
      </vt:variant>
      <vt:variant>
        <vt:lpwstr/>
      </vt:variant>
      <vt:variant>
        <vt:lpwstr>_Toc214353767</vt:lpwstr>
      </vt:variant>
      <vt:variant>
        <vt:i4>1048628</vt:i4>
      </vt:variant>
      <vt:variant>
        <vt:i4>236</vt:i4>
      </vt:variant>
      <vt:variant>
        <vt:i4>0</vt:i4>
      </vt:variant>
      <vt:variant>
        <vt:i4>5</vt:i4>
      </vt:variant>
      <vt:variant>
        <vt:lpwstr/>
      </vt:variant>
      <vt:variant>
        <vt:lpwstr>_Toc214353766</vt:lpwstr>
      </vt:variant>
      <vt:variant>
        <vt:i4>1048628</vt:i4>
      </vt:variant>
      <vt:variant>
        <vt:i4>230</vt:i4>
      </vt:variant>
      <vt:variant>
        <vt:i4>0</vt:i4>
      </vt:variant>
      <vt:variant>
        <vt:i4>5</vt:i4>
      </vt:variant>
      <vt:variant>
        <vt:lpwstr/>
      </vt:variant>
      <vt:variant>
        <vt:lpwstr>_Toc214353765</vt:lpwstr>
      </vt:variant>
      <vt:variant>
        <vt:i4>1048628</vt:i4>
      </vt:variant>
      <vt:variant>
        <vt:i4>224</vt:i4>
      </vt:variant>
      <vt:variant>
        <vt:i4>0</vt:i4>
      </vt:variant>
      <vt:variant>
        <vt:i4>5</vt:i4>
      </vt:variant>
      <vt:variant>
        <vt:lpwstr/>
      </vt:variant>
      <vt:variant>
        <vt:lpwstr>_Toc214353764</vt:lpwstr>
      </vt:variant>
      <vt:variant>
        <vt:i4>1048628</vt:i4>
      </vt:variant>
      <vt:variant>
        <vt:i4>218</vt:i4>
      </vt:variant>
      <vt:variant>
        <vt:i4>0</vt:i4>
      </vt:variant>
      <vt:variant>
        <vt:i4>5</vt:i4>
      </vt:variant>
      <vt:variant>
        <vt:lpwstr/>
      </vt:variant>
      <vt:variant>
        <vt:lpwstr>_Toc214353763</vt:lpwstr>
      </vt:variant>
      <vt:variant>
        <vt:i4>1048628</vt:i4>
      </vt:variant>
      <vt:variant>
        <vt:i4>212</vt:i4>
      </vt:variant>
      <vt:variant>
        <vt:i4>0</vt:i4>
      </vt:variant>
      <vt:variant>
        <vt:i4>5</vt:i4>
      </vt:variant>
      <vt:variant>
        <vt:lpwstr/>
      </vt:variant>
      <vt:variant>
        <vt:lpwstr>_Toc214353762</vt:lpwstr>
      </vt:variant>
      <vt:variant>
        <vt:i4>1048628</vt:i4>
      </vt:variant>
      <vt:variant>
        <vt:i4>206</vt:i4>
      </vt:variant>
      <vt:variant>
        <vt:i4>0</vt:i4>
      </vt:variant>
      <vt:variant>
        <vt:i4>5</vt:i4>
      </vt:variant>
      <vt:variant>
        <vt:lpwstr/>
      </vt:variant>
      <vt:variant>
        <vt:lpwstr>_Toc214353761</vt:lpwstr>
      </vt:variant>
      <vt:variant>
        <vt:i4>1048628</vt:i4>
      </vt:variant>
      <vt:variant>
        <vt:i4>200</vt:i4>
      </vt:variant>
      <vt:variant>
        <vt:i4>0</vt:i4>
      </vt:variant>
      <vt:variant>
        <vt:i4>5</vt:i4>
      </vt:variant>
      <vt:variant>
        <vt:lpwstr/>
      </vt:variant>
      <vt:variant>
        <vt:lpwstr>_Toc214353760</vt:lpwstr>
      </vt:variant>
      <vt:variant>
        <vt:i4>1245236</vt:i4>
      </vt:variant>
      <vt:variant>
        <vt:i4>194</vt:i4>
      </vt:variant>
      <vt:variant>
        <vt:i4>0</vt:i4>
      </vt:variant>
      <vt:variant>
        <vt:i4>5</vt:i4>
      </vt:variant>
      <vt:variant>
        <vt:lpwstr/>
      </vt:variant>
      <vt:variant>
        <vt:lpwstr>_Toc214353759</vt:lpwstr>
      </vt:variant>
      <vt:variant>
        <vt:i4>1245236</vt:i4>
      </vt:variant>
      <vt:variant>
        <vt:i4>188</vt:i4>
      </vt:variant>
      <vt:variant>
        <vt:i4>0</vt:i4>
      </vt:variant>
      <vt:variant>
        <vt:i4>5</vt:i4>
      </vt:variant>
      <vt:variant>
        <vt:lpwstr/>
      </vt:variant>
      <vt:variant>
        <vt:lpwstr>_Toc214353758</vt:lpwstr>
      </vt:variant>
      <vt:variant>
        <vt:i4>1245236</vt:i4>
      </vt:variant>
      <vt:variant>
        <vt:i4>182</vt:i4>
      </vt:variant>
      <vt:variant>
        <vt:i4>0</vt:i4>
      </vt:variant>
      <vt:variant>
        <vt:i4>5</vt:i4>
      </vt:variant>
      <vt:variant>
        <vt:lpwstr/>
      </vt:variant>
      <vt:variant>
        <vt:lpwstr>_Toc214353757</vt:lpwstr>
      </vt:variant>
      <vt:variant>
        <vt:i4>1245236</vt:i4>
      </vt:variant>
      <vt:variant>
        <vt:i4>176</vt:i4>
      </vt:variant>
      <vt:variant>
        <vt:i4>0</vt:i4>
      </vt:variant>
      <vt:variant>
        <vt:i4>5</vt:i4>
      </vt:variant>
      <vt:variant>
        <vt:lpwstr/>
      </vt:variant>
      <vt:variant>
        <vt:lpwstr>_Toc214353756</vt:lpwstr>
      </vt:variant>
      <vt:variant>
        <vt:i4>1245236</vt:i4>
      </vt:variant>
      <vt:variant>
        <vt:i4>170</vt:i4>
      </vt:variant>
      <vt:variant>
        <vt:i4>0</vt:i4>
      </vt:variant>
      <vt:variant>
        <vt:i4>5</vt:i4>
      </vt:variant>
      <vt:variant>
        <vt:lpwstr/>
      </vt:variant>
      <vt:variant>
        <vt:lpwstr>_Toc214353755</vt:lpwstr>
      </vt:variant>
      <vt:variant>
        <vt:i4>1245236</vt:i4>
      </vt:variant>
      <vt:variant>
        <vt:i4>164</vt:i4>
      </vt:variant>
      <vt:variant>
        <vt:i4>0</vt:i4>
      </vt:variant>
      <vt:variant>
        <vt:i4>5</vt:i4>
      </vt:variant>
      <vt:variant>
        <vt:lpwstr/>
      </vt:variant>
      <vt:variant>
        <vt:lpwstr>_Toc214353754</vt:lpwstr>
      </vt:variant>
      <vt:variant>
        <vt:i4>1245236</vt:i4>
      </vt:variant>
      <vt:variant>
        <vt:i4>158</vt:i4>
      </vt:variant>
      <vt:variant>
        <vt:i4>0</vt:i4>
      </vt:variant>
      <vt:variant>
        <vt:i4>5</vt:i4>
      </vt:variant>
      <vt:variant>
        <vt:lpwstr/>
      </vt:variant>
      <vt:variant>
        <vt:lpwstr>_Toc214353753</vt:lpwstr>
      </vt:variant>
      <vt:variant>
        <vt:i4>1245236</vt:i4>
      </vt:variant>
      <vt:variant>
        <vt:i4>152</vt:i4>
      </vt:variant>
      <vt:variant>
        <vt:i4>0</vt:i4>
      </vt:variant>
      <vt:variant>
        <vt:i4>5</vt:i4>
      </vt:variant>
      <vt:variant>
        <vt:lpwstr/>
      </vt:variant>
      <vt:variant>
        <vt:lpwstr>_Toc214353752</vt:lpwstr>
      </vt:variant>
      <vt:variant>
        <vt:i4>1245236</vt:i4>
      </vt:variant>
      <vt:variant>
        <vt:i4>146</vt:i4>
      </vt:variant>
      <vt:variant>
        <vt:i4>0</vt:i4>
      </vt:variant>
      <vt:variant>
        <vt:i4>5</vt:i4>
      </vt:variant>
      <vt:variant>
        <vt:lpwstr/>
      </vt:variant>
      <vt:variant>
        <vt:lpwstr>_Toc214353751</vt:lpwstr>
      </vt:variant>
      <vt:variant>
        <vt:i4>1245236</vt:i4>
      </vt:variant>
      <vt:variant>
        <vt:i4>140</vt:i4>
      </vt:variant>
      <vt:variant>
        <vt:i4>0</vt:i4>
      </vt:variant>
      <vt:variant>
        <vt:i4>5</vt:i4>
      </vt:variant>
      <vt:variant>
        <vt:lpwstr/>
      </vt:variant>
      <vt:variant>
        <vt:lpwstr>_Toc214353750</vt:lpwstr>
      </vt:variant>
      <vt:variant>
        <vt:i4>1179700</vt:i4>
      </vt:variant>
      <vt:variant>
        <vt:i4>134</vt:i4>
      </vt:variant>
      <vt:variant>
        <vt:i4>0</vt:i4>
      </vt:variant>
      <vt:variant>
        <vt:i4>5</vt:i4>
      </vt:variant>
      <vt:variant>
        <vt:lpwstr/>
      </vt:variant>
      <vt:variant>
        <vt:lpwstr>_Toc214353749</vt:lpwstr>
      </vt:variant>
      <vt:variant>
        <vt:i4>1179700</vt:i4>
      </vt:variant>
      <vt:variant>
        <vt:i4>128</vt:i4>
      </vt:variant>
      <vt:variant>
        <vt:i4>0</vt:i4>
      </vt:variant>
      <vt:variant>
        <vt:i4>5</vt:i4>
      </vt:variant>
      <vt:variant>
        <vt:lpwstr/>
      </vt:variant>
      <vt:variant>
        <vt:lpwstr>_Toc214353748</vt:lpwstr>
      </vt:variant>
      <vt:variant>
        <vt:i4>1179700</vt:i4>
      </vt:variant>
      <vt:variant>
        <vt:i4>122</vt:i4>
      </vt:variant>
      <vt:variant>
        <vt:i4>0</vt:i4>
      </vt:variant>
      <vt:variant>
        <vt:i4>5</vt:i4>
      </vt:variant>
      <vt:variant>
        <vt:lpwstr/>
      </vt:variant>
      <vt:variant>
        <vt:lpwstr>_Toc214353747</vt:lpwstr>
      </vt:variant>
      <vt:variant>
        <vt:i4>1179700</vt:i4>
      </vt:variant>
      <vt:variant>
        <vt:i4>116</vt:i4>
      </vt:variant>
      <vt:variant>
        <vt:i4>0</vt:i4>
      </vt:variant>
      <vt:variant>
        <vt:i4>5</vt:i4>
      </vt:variant>
      <vt:variant>
        <vt:lpwstr/>
      </vt:variant>
      <vt:variant>
        <vt:lpwstr>_Toc214353746</vt:lpwstr>
      </vt:variant>
      <vt:variant>
        <vt:i4>1179700</vt:i4>
      </vt:variant>
      <vt:variant>
        <vt:i4>110</vt:i4>
      </vt:variant>
      <vt:variant>
        <vt:i4>0</vt:i4>
      </vt:variant>
      <vt:variant>
        <vt:i4>5</vt:i4>
      </vt:variant>
      <vt:variant>
        <vt:lpwstr/>
      </vt:variant>
      <vt:variant>
        <vt:lpwstr>_Toc214353745</vt:lpwstr>
      </vt:variant>
      <vt:variant>
        <vt:i4>1179700</vt:i4>
      </vt:variant>
      <vt:variant>
        <vt:i4>104</vt:i4>
      </vt:variant>
      <vt:variant>
        <vt:i4>0</vt:i4>
      </vt:variant>
      <vt:variant>
        <vt:i4>5</vt:i4>
      </vt:variant>
      <vt:variant>
        <vt:lpwstr/>
      </vt:variant>
      <vt:variant>
        <vt:lpwstr>_Toc214353744</vt:lpwstr>
      </vt:variant>
      <vt:variant>
        <vt:i4>1179700</vt:i4>
      </vt:variant>
      <vt:variant>
        <vt:i4>98</vt:i4>
      </vt:variant>
      <vt:variant>
        <vt:i4>0</vt:i4>
      </vt:variant>
      <vt:variant>
        <vt:i4>5</vt:i4>
      </vt:variant>
      <vt:variant>
        <vt:lpwstr/>
      </vt:variant>
      <vt:variant>
        <vt:lpwstr>_Toc214353743</vt:lpwstr>
      </vt:variant>
      <vt:variant>
        <vt:i4>1179700</vt:i4>
      </vt:variant>
      <vt:variant>
        <vt:i4>92</vt:i4>
      </vt:variant>
      <vt:variant>
        <vt:i4>0</vt:i4>
      </vt:variant>
      <vt:variant>
        <vt:i4>5</vt:i4>
      </vt:variant>
      <vt:variant>
        <vt:lpwstr/>
      </vt:variant>
      <vt:variant>
        <vt:lpwstr>_Toc214353742</vt:lpwstr>
      </vt:variant>
      <vt:variant>
        <vt:i4>1179700</vt:i4>
      </vt:variant>
      <vt:variant>
        <vt:i4>86</vt:i4>
      </vt:variant>
      <vt:variant>
        <vt:i4>0</vt:i4>
      </vt:variant>
      <vt:variant>
        <vt:i4>5</vt:i4>
      </vt:variant>
      <vt:variant>
        <vt:lpwstr/>
      </vt:variant>
      <vt:variant>
        <vt:lpwstr>_Toc214353741</vt:lpwstr>
      </vt:variant>
      <vt:variant>
        <vt:i4>1179700</vt:i4>
      </vt:variant>
      <vt:variant>
        <vt:i4>80</vt:i4>
      </vt:variant>
      <vt:variant>
        <vt:i4>0</vt:i4>
      </vt:variant>
      <vt:variant>
        <vt:i4>5</vt:i4>
      </vt:variant>
      <vt:variant>
        <vt:lpwstr/>
      </vt:variant>
      <vt:variant>
        <vt:lpwstr>_Toc214353740</vt:lpwstr>
      </vt:variant>
      <vt:variant>
        <vt:i4>1376308</vt:i4>
      </vt:variant>
      <vt:variant>
        <vt:i4>74</vt:i4>
      </vt:variant>
      <vt:variant>
        <vt:i4>0</vt:i4>
      </vt:variant>
      <vt:variant>
        <vt:i4>5</vt:i4>
      </vt:variant>
      <vt:variant>
        <vt:lpwstr/>
      </vt:variant>
      <vt:variant>
        <vt:lpwstr>_Toc214353739</vt:lpwstr>
      </vt:variant>
      <vt:variant>
        <vt:i4>1376308</vt:i4>
      </vt:variant>
      <vt:variant>
        <vt:i4>68</vt:i4>
      </vt:variant>
      <vt:variant>
        <vt:i4>0</vt:i4>
      </vt:variant>
      <vt:variant>
        <vt:i4>5</vt:i4>
      </vt:variant>
      <vt:variant>
        <vt:lpwstr/>
      </vt:variant>
      <vt:variant>
        <vt:lpwstr>_Toc214353738</vt:lpwstr>
      </vt:variant>
      <vt:variant>
        <vt:i4>1376308</vt:i4>
      </vt:variant>
      <vt:variant>
        <vt:i4>62</vt:i4>
      </vt:variant>
      <vt:variant>
        <vt:i4>0</vt:i4>
      </vt:variant>
      <vt:variant>
        <vt:i4>5</vt:i4>
      </vt:variant>
      <vt:variant>
        <vt:lpwstr/>
      </vt:variant>
      <vt:variant>
        <vt:lpwstr>_Toc214353737</vt:lpwstr>
      </vt:variant>
      <vt:variant>
        <vt:i4>1376308</vt:i4>
      </vt:variant>
      <vt:variant>
        <vt:i4>56</vt:i4>
      </vt:variant>
      <vt:variant>
        <vt:i4>0</vt:i4>
      </vt:variant>
      <vt:variant>
        <vt:i4>5</vt:i4>
      </vt:variant>
      <vt:variant>
        <vt:lpwstr/>
      </vt:variant>
      <vt:variant>
        <vt:lpwstr>_Toc214353736</vt:lpwstr>
      </vt:variant>
      <vt:variant>
        <vt:i4>1376308</vt:i4>
      </vt:variant>
      <vt:variant>
        <vt:i4>50</vt:i4>
      </vt:variant>
      <vt:variant>
        <vt:i4>0</vt:i4>
      </vt:variant>
      <vt:variant>
        <vt:i4>5</vt:i4>
      </vt:variant>
      <vt:variant>
        <vt:lpwstr/>
      </vt:variant>
      <vt:variant>
        <vt:lpwstr>_Toc214353735</vt:lpwstr>
      </vt:variant>
      <vt:variant>
        <vt:i4>1376308</vt:i4>
      </vt:variant>
      <vt:variant>
        <vt:i4>44</vt:i4>
      </vt:variant>
      <vt:variant>
        <vt:i4>0</vt:i4>
      </vt:variant>
      <vt:variant>
        <vt:i4>5</vt:i4>
      </vt:variant>
      <vt:variant>
        <vt:lpwstr/>
      </vt:variant>
      <vt:variant>
        <vt:lpwstr>_Toc214353734</vt:lpwstr>
      </vt:variant>
      <vt:variant>
        <vt:i4>1376308</vt:i4>
      </vt:variant>
      <vt:variant>
        <vt:i4>38</vt:i4>
      </vt:variant>
      <vt:variant>
        <vt:i4>0</vt:i4>
      </vt:variant>
      <vt:variant>
        <vt:i4>5</vt:i4>
      </vt:variant>
      <vt:variant>
        <vt:lpwstr/>
      </vt:variant>
      <vt:variant>
        <vt:lpwstr>_Toc214353733</vt:lpwstr>
      </vt:variant>
      <vt:variant>
        <vt:i4>1376308</vt:i4>
      </vt:variant>
      <vt:variant>
        <vt:i4>32</vt:i4>
      </vt:variant>
      <vt:variant>
        <vt:i4>0</vt:i4>
      </vt:variant>
      <vt:variant>
        <vt:i4>5</vt:i4>
      </vt:variant>
      <vt:variant>
        <vt:lpwstr/>
      </vt:variant>
      <vt:variant>
        <vt:lpwstr>_Toc214353732</vt:lpwstr>
      </vt:variant>
      <vt:variant>
        <vt:i4>1376308</vt:i4>
      </vt:variant>
      <vt:variant>
        <vt:i4>26</vt:i4>
      </vt:variant>
      <vt:variant>
        <vt:i4>0</vt:i4>
      </vt:variant>
      <vt:variant>
        <vt:i4>5</vt:i4>
      </vt:variant>
      <vt:variant>
        <vt:lpwstr/>
      </vt:variant>
      <vt:variant>
        <vt:lpwstr>_Toc214353731</vt:lpwstr>
      </vt:variant>
      <vt:variant>
        <vt:i4>1376308</vt:i4>
      </vt:variant>
      <vt:variant>
        <vt:i4>20</vt:i4>
      </vt:variant>
      <vt:variant>
        <vt:i4>0</vt:i4>
      </vt:variant>
      <vt:variant>
        <vt:i4>5</vt:i4>
      </vt:variant>
      <vt:variant>
        <vt:lpwstr/>
      </vt:variant>
      <vt:variant>
        <vt:lpwstr>_Toc214353730</vt:lpwstr>
      </vt:variant>
      <vt:variant>
        <vt:i4>1310772</vt:i4>
      </vt:variant>
      <vt:variant>
        <vt:i4>14</vt:i4>
      </vt:variant>
      <vt:variant>
        <vt:i4>0</vt:i4>
      </vt:variant>
      <vt:variant>
        <vt:i4>5</vt:i4>
      </vt:variant>
      <vt:variant>
        <vt:lpwstr/>
      </vt:variant>
      <vt:variant>
        <vt:lpwstr>_Toc214353729</vt:lpwstr>
      </vt:variant>
      <vt:variant>
        <vt:i4>1310772</vt:i4>
      </vt:variant>
      <vt:variant>
        <vt:i4>8</vt:i4>
      </vt:variant>
      <vt:variant>
        <vt:i4>0</vt:i4>
      </vt:variant>
      <vt:variant>
        <vt:i4>5</vt:i4>
      </vt:variant>
      <vt:variant>
        <vt:lpwstr/>
      </vt:variant>
      <vt:variant>
        <vt:lpwstr>_Toc214353728</vt:lpwstr>
      </vt:variant>
      <vt:variant>
        <vt:i4>1310772</vt:i4>
      </vt:variant>
      <vt:variant>
        <vt:i4>2</vt:i4>
      </vt:variant>
      <vt:variant>
        <vt:i4>0</vt:i4>
      </vt:variant>
      <vt:variant>
        <vt:i4>5</vt:i4>
      </vt:variant>
      <vt:variant>
        <vt:lpwstr/>
      </vt:variant>
      <vt:variant>
        <vt:lpwstr>_Toc214353727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Ploughe, Laura W</dc:creator>
  <cp:keywords/>
  <dc:description/>
  <cp:lastModifiedBy>Ploughe, Laura W</cp:lastModifiedBy>
  <cp:revision>2</cp:revision>
  <cp:lastPrinted>2024-12-03T16:39:00Z</cp:lastPrinted>
  <dcterms:created xsi:type="dcterms:W3CDTF">2026-03-03T16:49:00Z</dcterms:created>
  <dcterms:modified xsi:type="dcterms:W3CDTF">2026-03-03T16:49:00Z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0x0101007FF706F723D31D4F83CC9C5C59DBC8F8</vt:lpwstr>
  </property>
  <property fmtid="{D5CDD505-2E9C-101B-9397-08002B2CF9AE}" pid="3" name="MediaServiceImageTags">
    <vt:lpwstr/>
  </property>
</Properties>
</file>